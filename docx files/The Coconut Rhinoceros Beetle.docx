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853CD" w:rsidR="00253B3B" w:rsidP="58C45076" w:rsidRDefault="00253B3B" w14:paraId="4244C0C1" w14:textId="08C7CB74">
      <w:pPr>
        <w:pStyle w:val="Normal"/>
        <w:spacing w:after="0" w:line="240" w:lineRule="auto"/>
        <w:rPr>
          <w:rFonts w:ascii="Times New Roman" w:hAnsi="Times New Roman" w:cs="Times New Roman"/>
        </w:rPr>
      </w:pPr>
      <w:r w:rsidRPr="58C45076" w:rsidR="00253B3B">
        <w:rPr>
          <w:rFonts w:ascii="Times New Roman" w:hAnsi="Times New Roman" w:cs="Times New Roman"/>
          <w:b w:val="1"/>
          <w:bCs w:val="1"/>
        </w:rPr>
        <w:t>I. Executive Summary</w:t>
      </w:r>
    </w:p>
    <w:p w:rsidR="00544596" w:rsidP="00544596" w:rsidRDefault="00544596" w14:paraId="6F29A4D4" w14:textId="77777777">
      <w:pPr>
        <w:spacing w:after="0" w:line="240" w:lineRule="auto"/>
        <w:rPr>
          <w:rFonts w:ascii="Times New Roman" w:hAnsi="Times New Roman" w:cs="Times New Roman"/>
        </w:rPr>
      </w:pPr>
    </w:p>
    <w:p w:rsidR="00253B3B" w:rsidP="00544596" w:rsidRDefault="00253B3B" w14:paraId="33FDEE58" w14:textId="5F08C991">
      <w:pPr>
        <w:spacing w:after="0" w:line="240" w:lineRule="auto"/>
        <w:rPr>
          <w:rFonts w:ascii="Times New Roman" w:hAnsi="Times New Roman" w:cs="Times New Roman"/>
        </w:rPr>
      </w:pPr>
      <w:r w:rsidRPr="58C45076" w:rsidR="00253B3B">
        <w:rPr>
          <w:rFonts w:ascii="Times New Roman" w:hAnsi="Times New Roman" w:cs="Times New Roman"/>
        </w:rPr>
        <w:t xml:space="preserve">The Coconut Rhinoceros Beetle (CRB), </w:t>
      </w:r>
      <w:r w:rsidRPr="58C45076" w:rsidR="00253B3B">
        <w:rPr>
          <w:rFonts w:ascii="Times New Roman" w:hAnsi="Times New Roman" w:cs="Times New Roman"/>
          <w:i w:val="1"/>
          <w:iCs w:val="1"/>
        </w:rPr>
        <w:t>Oryctes</w:t>
      </w:r>
      <w:r w:rsidRPr="58C45076" w:rsidR="00253B3B">
        <w:rPr>
          <w:rFonts w:ascii="Times New Roman" w:hAnsi="Times New Roman" w:cs="Times New Roman"/>
          <w:i w:val="1"/>
          <w:iCs w:val="1"/>
        </w:rPr>
        <w:t xml:space="preserve"> rhinoceros</w:t>
      </w:r>
      <w:r w:rsidRPr="58C45076" w:rsidR="00253B3B">
        <w:rPr>
          <w:rFonts w:ascii="Times New Roman" w:hAnsi="Times New Roman" w:cs="Times New Roman"/>
        </w:rPr>
        <w:t xml:space="preserve"> (Linnaeus, 1758), is one of the most destructive pests of coconut (</w:t>
      </w:r>
      <w:r w:rsidRPr="58C45076" w:rsidR="00253B3B">
        <w:rPr>
          <w:rFonts w:ascii="Times New Roman" w:hAnsi="Times New Roman" w:cs="Times New Roman"/>
          <w:i w:val="1"/>
          <w:iCs w:val="1"/>
        </w:rPr>
        <w:t>Cocos nucifera</w:t>
      </w:r>
      <w:r w:rsidRPr="58C45076" w:rsidR="00253B3B">
        <w:rPr>
          <w:rFonts w:ascii="Times New Roman" w:hAnsi="Times New Roman" w:cs="Times New Roman"/>
        </w:rPr>
        <w:t>), oil palm (</w:t>
      </w:r>
      <w:r w:rsidRPr="58C45076" w:rsidR="00253B3B">
        <w:rPr>
          <w:rFonts w:ascii="Times New Roman" w:hAnsi="Times New Roman" w:cs="Times New Roman"/>
          <w:i w:val="1"/>
          <w:iCs w:val="1"/>
        </w:rPr>
        <w:t>Elaeis guineensis</w:t>
      </w:r>
      <w:r w:rsidRPr="58C45076" w:rsidR="00253B3B">
        <w:rPr>
          <w:rFonts w:ascii="Times New Roman" w:hAnsi="Times New Roman" w:cs="Times New Roman"/>
        </w:rPr>
        <w:t>), and other palms across Asia and the Pacific. Adult beetles bore into the unopened fronds and crowns of palms, destroying meristematic tissue</w:t>
      </w:r>
      <w:r w:rsidRPr="58C45076" w:rsidR="00132B19">
        <w:rPr>
          <w:rFonts w:ascii="Times New Roman" w:hAnsi="Times New Roman" w:cs="Times New Roman"/>
        </w:rPr>
        <w:t xml:space="preserve"> (Bedford, 1980; Catley, 1969)</w:t>
      </w:r>
      <w:r w:rsidRPr="58C45076" w:rsidR="00253B3B">
        <w:rPr>
          <w:rFonts w:ascii="Times New Roman" w:hAnsi="Times New Roman" w:cs="Times New Roman"/>
        </w:rPr>
        <w:t>, causing characteristic V-shaped cuts in emerging leaves, and significantly reducing fruit yield. In severe infestations, especially in young palms, the beetle can kill the tree outright.</w:t>
      </w:r>
    </w:p>
    <w:p w:rsidRPr="006853CD" w:rsidR="00544596" w:rsidP="58C45076" w:rsidRDefault="00544596" w14:paraId="6936263D" w14:textId="77777777">
      <w:pPr>
        <w:spacing w:after="0" w:line="240" w:lineRule="auto"/>
        <w:rPr>
          <w:rFonts w:ascii="Times New Roman" w:hAnsi="Times New Roman" w:cs="Times New Roman"/>
        </w:rPr>
      </w:pPr>
    </w:p>
    <w:p w:rsidR="00253B3B" w:rsidP="00544596" w:rsidRDefault="00253B3B" w14:paraId="2AD3FEFD" w14:textId="7C9873A1">
      <w:pPr>
        <w:spacing w:after="0" w:line="240" w:lineRule="auto"/>
        <w:rPr>
          <w:rFonts w:ascii="Times New Roman" w:hAnsi="Times New Roman" w:cs="Times New Roman"/>
        </w:rPr>
      </w:pPr>
      <w:r w:rsidRPr="58C45076" w:rsidR="00253B3B">
        <w:rPr>
          <w:rFonts w:ascii="Times New Roman" w:hAnsi="Times New Roman" w:cs="Times New Roman"/>
        </w:rPr>
        <w:t xml:space="preserve">The pest’s impact has surged in recent decades due to the emergence of the </w:t>
      </w:r>
      <w:r w:rsidRPr="58C45076" w:rsidR="00253B3B">
        <w:rPr>
          <w:rFonts w:ascii="Times New Roman" w:hAnsi="Times New Roman" w:cs="Times New Roman"/>
        </w:rPr>
        <w:t>CRB-G biotype</w:t>
      </w:r>
      <w:r w:rsidRPr="58C45076" w:rsidR="00253B3B">
        <w:rPr>
          <w:rFonts w:ascii="Times New Roman" w:hAnsi="Times New Roman" w:cs="Times New Roman"/>
        </w:rPr>
        <w:t xml:space="preserve">, </w:t>
      </w:r>
      <w:r w:rsidRPr="58C45076" w:rsidR="00132B19">
        <w:rPr>
          <w:rFonts w:ascii="Times New Roman" w:hAnsi="Times New Roman" w:cs="Times New Roman"/>
        </w:rPr>
        <w:t xml:space="preserve">(Marshall &amp; Moore, 2016; Davis et al. 2020) </w:t>
      </w:r>
      <w:r w:rsidRPr="58C45076" w:rsidR="00253B3B">
        <w:rPr>
          <w:rFonts w:ascii="Times New Roman" w:hAnsi="Times New Roman" w:cs="Times New Roman"/>
        </w:rPr>
        <w:t xml:space="preserve">which displays reduced susceptibility to </w:t>
      </w:r>
      <w:r w:rsidRPr="58C45076" w:rsidR="00253B3B">
        <w:rPr>
          <w:rFonts w:ascii="Times New Roman" w:hAnsi="Times New Roman" w:cs="Times New Roman"/>
          <w:i w:val="1"/>
          <w:iCs w:val="1"/>
        </w:rPr>
        <w:t>Oryctes</w:t>
      </w:r>
      <w:r w:rsidRPr="58C45076" w:rsidR="00253B3B">
        <w:rPr>
          <w:rFonts w:ascii="Times New Roman" w:hAnsi="Times New Roman" w:cs="Times New Roman"/>
          <w:i w:val="1"/>
          <w:iCs w:val="1"/>
        </w:rPr>
        <w:t xml:space="preserve"> rhinoceros </w:t>
      </w:r>
      <w:r w:rsidRPr="58C45076" w:rsidR="00253B3B">
        <w:rPr>
          <w:rFonts w:ascii="Times New Roman" w:hAnsi="Times New Roman" w:cs="Times New Roman"/>
          <w:i w:val="1"/>
          <w:iCs w:val="1"/>
        </w:rPr>
        <w:t>nudivirus</w:t>
      </w:r>
      <w:r w:rsidRPr="58C45076" w:rsidR="00253B3B">
        <w:rPr>
          <w:rFonts w:ascii="Times New Roman" w:hAnsi="Times New Roman" w:cs="Times New Roman"/>
        </w:rPr>
        <w:t xml:space="preserve"> (</w:t>
      </w:r>
      <w:r w:rsidRPr="58C45076" w:rsidR="00253B3B">
        <w:rPr>
          <w:rFonts w:ascii="Times New Roman" w:hAnsi="Times New Roman" w:cs="Times New Roman"/>
        </w:rPr>
        <w:t>OrNV</w:t>
      </w:r>
      <w:r w:rsidRPr="58C45076" w:rsidR="00253B3B">
        <w:rPr>
          <w:rFonts w:ascii="Times New Roman" w:hAnsi="Times New Roman" w:cs="Times New Roman"/>
        </w:rPr>
        <w:t>), the classical biological control agent responsible for suppressing beetle populations in the Pacific for over 50 years. The spread of CRB-G threatens billions of dollars in agricultural production, jeopardizes rural livelihoods, and destabilizes reforestation efforts on several Pacific islands.</w:t>
      </w:r>
    </w:p>
    <w:p w:rsidRPr="006853CD" w:rsidR="00544596" w:rsidP="58C45076" w:rsidRDefault="00544596" w14:paraId="1105BB07" w14:textId="77777777">
      <w:pPr>
        <w:spacing w:after="0" w:line="240" w:lineRule="auto"/>
        <w:rPr>
          <w:rFonts w:ascii="Times New Roman" w:hAnsi="Times New Roman" w:cs="Times New Roman"/>
        </w:rPr>
      </w:pPr>
    </w:p>
    <w:p w:rsidRPr="006853CD" w:rsidR="00253B3B" w:rsidP="58C45076" w:rsidRDefault="00253B3B" w14:paraId="29798873" w14:textId="77777777">
      <w:pPr>
        <w:spacing w:after="0" w:line="240" w:lineRule="auto"/>
        <w:rPr>
          <w:rFonts w:ascii="Times New Roman" w:hAnsi="Times New Roman" w:cs="Times New Roman"/>
        </w:rPr>
      </w:pPr>
      <w:r w:rsidRPr="58C45076" w:rsidR="00253B3B">
        <w:rPr>
          <w:rFonts w:ascii="Times New Roman" w:hAnsi="Times New Roman" w:cs="Times New Roman"/>
        </w:rPr>
        <w:t xml:space="preserve">This comprehensive report synthesizes the biology, ecology, damage mechanisms, global spread, and management of </w:t>
      </w:r>
      <w:r w:rsidRPr="58C45076" w:rsidR="00253B3B">
        <w:rPr>
          <w:rFonts w:ascii="Times New Roman" w:hAnsi="Times New Roman" w:cs="Times New Roman"/>
          <w:i w:val="1"/>
          <w:iCs w:val="1"/>
        </w:rPr>
        <w:t>O. rhinoceros</w:t>
      </w:r>
      <w:r w:rsidRPr="58C45076" w:rsidR="00253B3B">
        <w:rPr>
          <w:rFonts w:ascii="Times New Roman" w:hAnsi="Times New Roman" w:cs="Times New Roman"/>
        </w:rPr>
        <w:t xml:space="preserve">. Additionally, it provides an expert-level review of genetic data resources, </w:t>
      </w:r>
      <w:r w:rsidRPr="58C45076" w:rsidR="00253B3B">
        <w:rPr>
          <w:rFonts w:ascii="Times New Roman" w:hAnsi="Times New Roman" w:cs="Times New Roman"/>
        </w:rPr>
        <w:t>OrNV</w:t>
      </w:r>
      <w:r w:rsidRPr="58C45076" w:rsidR="00253B3B">
        <w:rPr>
          <w:rFonts w:ascii="Times New Roman" w:hAnsi="Times New Roman" w:cs="Times New Roman"/>
        </w:rPr>
        <w:t xml:space="preserve"> genomic datasets, pheromone-based monitoring systems, and emerging technologies such as drone imaging and deep learning–based detection. The report emphasizes the need for integrated pest management (IPM) strategies grounded in sanitation, biological control, improved </w:t>
      </w:r>
      <w:r w:rsidRPr="58C45076" w:rsidR="00253B3B">
        <w:rPr>
          <w:rFonts w:ascii="Times New Roman" w:hAnsi="Times New Roman" w:cs="Times New Roman"/>
        </w:rPr>
        <w:t>OrNV</w:t>
      </w:r>
      <w:r w:rsidRPr="58C45076" w:rsidR="00253B3B">
        <w:rPr>
          <w:rFonts w:ascii="Times New Roman" w:hAnsi="Times New Roman" w:cs="Times New Roman"/>
        </w:rPr>
        <w:t xml:space="preserve"> formulations, and robust quarantine frameworks.</w:t>
      </w:r>
    </w:p>
    <w:p w:rsidRPr="006853CD" w:rsidR="00253B3B" w:rsidP="58C45076" w:rsidRDefault="00253B3B" w14:paraId="4EA77232" w14:textId="77777777">
      <w:pPr>
        <w:spacing w:after="0" w:line="240" w:lineRule="auto"/>
        <w:rPr>
          <w:rFonts w:ascii="Times New Roman" w:hAnsi="Times New Roman" w:cs="Times New Roman"/>
        </w:rPr>
      </w:pPr>
    </w:p>
    <w:p w:rsidRPr="006853CD" w:rsidR="00253B3B" w:rsidP="58C45076" w:rsidRDefault="00253B3B" w14:paraId="3589AD75" w14:textId="593B2FD9">
      <w:pPr>
        <w:spacing w:after="0" w:line="240" w:lineRule="auto"/>
        <w:rPr>
          <w:rFonts w:ascii="Times New Roman" w:hAnsi="Times New Roman" w:cs="Times New Roman"/>
        </w:rPr>
      </w:pPr>
      <w:r w:rsidRPr="58C45076" w:rsidR="00253B3B">
        <w:rPr>
          <w:rFonts w:ascii="Times New Roman" w:hAnsi="Times New Roman" w:cs="Times New Roman"/>
          <w:b w:val="1"/>
          <w:bCs w:val="1"/>
        </w:rPr>
        <w:t>II. Introduction</w:t>
      </w:r>
    </w:p>
    <w:p w:rsidR="00544596" w:rsidP="00544596" w:rsidRDefault="00544596" w14:paraId="44A307D5" w14:textId="77777777">
      <w:pPr>
        <w:spacing w:after="0" w:line="240" w:lineRule="auto"/>
        <w:rPr>
          <w:rFonts w:ascii="Times New Roman" w:hAnsi="Times New Roman" w:cs="Times New Roman"/>
        </w:rPr>
      </w:pPr>
    </w:p>
    <w:p w:rsidR="00253B3B" w:rsidP="00544596" w:rsidRDefault="00253B3B" w14:paraId="3673684F" w14:textId="16DD58C4">
      <w:pPr>
        <w:spacing w:after="0" w:line="240" w:lineRule="auto"/>
        <w:rPr>
          <w:rFonts w:ascii="Times New Roman" w:hAnsi="Times New Roman" w:cs="Times New Roman"/>
        </w:rPr>
      </w:pPr>
      <w:r w:rsidRPr="58C45076" w:rsidR="00253B3B">
        <w:rPr>
          <w:rFonts w:ascii="Times New Roman" w:hAnsi="Times New Roman" w:cs="Times New Roman"/>
        </w:rPr>
        <w:t>Coconut and oil palm production represents a major agricultural sector in tropical regions.</w:t>
      </w:r>
      <w:r w:rsidRPr="58C45076" w:rsidR="00253B3B">
        <w:rPr>
          <w:rFonts w:ascii="Times New Roman" w:hAnsi="Times New Roman" w:cs="Times New Roman"/>
        </w:rPr>
        <w:t xml:space="preserve"> Coconut production alone exceeds 65 million metric tons annually</w:t>
      </w:r>
      <w:r w:rsidRPr="58C45076" w:rsidR="00132B19">
        <w:rPr>
          <w:rFonts w:ascii="Times New Roman" w:hAnsi="Times New Roman" w:cs="Times New Roman"/>
        </w:rPr>
        <w:t xml:space="preserve"> (FAO, 2004)</w:t>
      </w:r>
      <w:r w:rsidRPr="58C45076" w:rsidR="00253B3B">
        <w:rPr>
          <w:rFonts w:ascii="Times New Roman" w:hAnsi="Times New Roman" w:cs="Times New Roman"/>
        </w:rPr>
        <w:t>, supporting livelihoods from India and Indonesia to Samoa and Papua New Guinea. Oil palm is an even larger global industry, supplying more than 70 million tons of palm oil used in foods, cosmetics, and biofuels.</w:t>
      </w:r>
    </w:p>
    <w:p w:rsidRPr="006853CD" w:rsidR="00544596" w:rsidP="58C45076" w:rsidRDefault="00544596" w14:paraId="742ABB18" w14:textId="77777777">
      <w:pPr>
        <w:spacing w:after="0" w:line="240" w:lineRule="auto"/>
        <w:rPr>
          <w:rFonts w:ascii="Times New Roman" w:hAnsi="Times New Roman" w:cs="Times New Roman"/>
        </w:rPr>
      </w:pPr>
    </w:p>
    <w:p w:rsidRPr="006853CD" w:rsidR="00253B3B" w:rsidP="58C45076" w:rsidRDefault="00253B3B" w14:paraId="2798AF16" w14:textId="4AEB7FFF">
      <w:pPr>
        <w:spacing w:after="0" w:line="240" w:lineRule="auto"/>
        <w:rPr>
          <w:rFonts w:ascii="Times New Roman" w:hAnsi="Times New Roman" w:cs="Times New Roman"/>
        </w:rPr>
      </w:pPr>
      <w:r w:rsidRPr="58C45076" w:rsidR="00253B3B">
        <w:rPr>
          <w:rFonts w:ascii="Times New Roman" w:hAnsi="Times New Roman" w:cs="Times New Roman"/>
        </w:rPr>
        <w:t xml:space="preserve">The Coconut Rhinoceros Beetle threatens both industries. The beetle damages palms by feeding on the apical meristem, reducing fruit </w:t>
      </w:r>
      <w:r w:rsidRPr="58C45076" w:rsidR="00253B3B">
        <w:rPr>
          <w:rFonts w:ascii="Times New Roman" w:hAnsi="Times New Roman" w:cs="Times New Roman"/>
        </w:rPr>
        <w:t>production</w:t>
      </w:r>
      <w:r w:rsidRPr="58C45076" w:rsidR="00253B3B">
        <w:rPr>
          <w:rFonts w:ascii="Times New Roman" w:hAnsi="Times New Roman" w:cs="Times New Roman"/>
        </w:rPr>
        <w:t xml:space="preserve"> and compromising long-term productivity. In the 20th century, biological control programs successfully suppressed CRB through the release of </w:t>
      </w:r>
      <w:r w:rsidRPr="58C45076" w:rsidR="00253B3B">
        <w:rPr>
          <w:rFonts w:ascii="Times New Roman" w:hAnsi="Times New Roman" w:cs="Times New Roman"/>
          <w:i w:val="1"/>
          <w:iCs w:val="1"/>
        </w:rPr>
        <w:t>O</w:t>
      </w:r>
      <w:r w:rsidRPr="58C45076" w:rsidR="00544596">
        <w:rPr>
          <w:rFonts w:ascii="Times New Roman" w:hAnsi="Times New Roman" w:cs="Times New Roman"/>
          <w:i w:val="1"/>
          <w:iCs w:val="1"/>
        </w:rPr>
        <w:t>.</w:t>
      </w:r>
      <w:r w:rsidRPr="58C45076" w:rsidR="00253B3B">
        <w:rPr>
          <w:rFonts w:ascii="Times New Roman" w:hAnsi="Times New Roman" w:cs="Times New Roman"/>
          <w:i w:val="1"/>
          <w:iCs w:val="1"/>
        </w:rPr>
        <w:t xml:space="preserve"> rhinoceros </w:t>
      </w:r>
      <w:r w:rsidRPr="58C45076" w:rsidR="00253B3B">
        <w:rPr>
          <w:rFonts w:ascii="Times New Roman" w:hAnsi="Times New Roman" w:cs="Times New Roman"/>
          <w:i w:val="1"/>
          <w:iCs w:val="1"/>
        </w:rPr>
        <w:t>nudivirus</w:t>
      </w:r>
      <w:r w:rsidRPr="58C45076" w:rsidR="00253B3B">
        <w:rPr>
          <w:rFonts w:ascii="Times New Roman" w:hAnsi="Times New Roman" w:cs="Times New Roman"/>
        </w:rPr>
        <w:t xml:space="preserve"> (</w:t>
      </w:r>
      <w:r w:rsidRPr="58C45076" w:rsidR="00253B3B">
        <w:rPr>
          <w:rFonts w:ascii="Times New Roman" w:hAnsi="Times New Roman" w:cs="Times New Roman"/>
        </w:rPr>
        <w:t>OrNV</w:t>
      </w:r>
      <w:r w:rsidRPr="58C45076" w:rsidR="00253B3B">
        <w:rPr>
          <w:rFonts w:ascii="Times New Roman" w:hAnsi="Times New Roman" w:cs="Times New Roman"/>
        </w:rPr>
        <w:t>). Yet recent outbreaks reveal a resurgence driven by a genetically distinct lineage—CRB-G—characterized by reduced viral susceptibility and rapid dispersal.</w:t>
      </w:r>
    </w:p>
    <w:p w:rsidRPr="006853CD" w:rsidR="00253B3B" w:rsidP="58C45076" w:rsidRDefault="00253B3B" w14:paraId="27819EE8" w14:textId="77777777">
      <w:pPr>
        <w:spacing w:after="0" w:line="240" w:lineRule="auto"/>
        <w:rPr>
          <w:rFonts w:ascii="Times New Roman" w:hAnsi="Times New Roman" w:cs="Times New Roman"/>
        </w:rPr>
      </w:pPr>
    </w:p>
    <w:p w:rsidRPr="006853CD" w:rsidR="00253B3B" w:rsidP="58C45076" w:rsidRDefault="00253B3B" w14:paraId="0FAA33B5" w14:textId="24DA0F73">
      <w:pPr>
        <w:spacing w:after="0" w:line="240" w:lineRule="auto"/>
        <w:rPr>
          <w:rFonts w:ascii="Times New Roman" w:hAnsi="Times New Roman" w:cs="Times New Roman"/>
        </w:rPr>
      </w:pPr>
      <w:r w:rsidRPr="58C45076" w:rsidR="00544596">
        <w:rPr>
          <w:rFonts w:ascii="Times New Roman" w:hAnsi="Times New Roman" w:cs="Times New Roman"/>
        </w:rPr>
        <w:t xml:space="preserve">The threat posed by CRB is multifaceted, affecting agricultural productivity, economies, ecosystems, and cultural systems. Infestations can reduce coconut and oil palm yields by 20–80%, leading to significant economic losses through decreased export earnings and increased replanting costs. Ecologically, CRB contributes to the decline of native palms and disrupts fragile island forest ecosystems. Culturally, the loss of coconut palms has profound implications, particularly in Pacific regions where they are integral to traditional practices, food systems, and </w:t>
      </w:r>
      <w:r w:rsidRPr="58C45076" w:rsidR="00544596">
        <w:rPr>
          <w:rFonts w:ascii="Times New Roman" w:hAnsi="Times New Roman" w:cs="Times New Roman"/>
        </w:rPr>
        <w:t>infrastructure. As a result, a comprehensive understanding of the beetle’s biology, genetics, and management is critical to ensuring the long-term sustainability of palm-based industries and communities.</w:t>
      </w:r>
    </w:p>
    <w:p w:rsidRPr="006853CD" w:rsidR="00253B3B" w:rsidP="58C45076" w:rsidRDefault="00253B3B" w14:paraId="1908A15D" w14:textId="081B0562">
      <w:pPr>
        <w:spacing w:after="0" w:line="240" w:lineRule="auto"/>
        <w:rPr>
          <w:rFonts w:ascii="Times New Roman" w:hAnsi="Times New Roman" w:cs="Times New Roman"/>
        </w:rPr>
      </w:pPr>
      <w:r w:rsidRPr="58C45076" w:rsidR="00253B3B">
        <w:rPr>
          <w:rFonts w:ascii="Times New Roman" w:hAnsi="Times New Roman" w:cs="Times New Roman"/>
          <w:b w:val="1"/>
          <w:bCs w:val="1"/>
        </w:rPr>
        <w:t>III. Taxonomy and Classification</w:t>
      </w:r>
    </w:p>
    <w:p w:rsidRPr="006853CD" w:rsidR="00253B3B" w:rsidP="58C45076" w:rsidRDefault="00253B3B" w14:paraId="0FF520DB"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Kingdom:</w:t>
      </w:r>
      <w:r w:rsidRPr="58C45076" w:rsidR="00253B3B">
        <w:rPr>
          <w:rFonts w:ascii="Times New Roman" w:hAnsi="Times New Roman" w:cs="Times New Roman"/>
        </w:rPr>
        <w:t xml:space="preserve"> Animalia</w:t>
      </w:r>
    </w:p>
    <w:p w:rsidRPr="006853CD" w:rsidR="00253B3B" w:rsidP="58C45076" w:rsidRDefault="00253B3B" w14:paraId="49FA3585"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Phylum:</w:t>
      </w:r>
      <w:r w:rsidRPr="58C45076" w:rsidR="00253B3B">
        <w:rPr>
          <w:rFonts w:ascii="Times New Roman" w:hAnsi="Times New Roman" w:cs="Times New Roman"/>
        </w:rPr>
        <w:t xml:space="preserve"> Arthropoda</w:t>
      </w:r>
    </w:p>
    <w:p w:rsidRPr="006853CD" w:rsidR="00253B3B" w:rsidP="58C45076" w:rsidRDefault="00253B3B" w14:paraId="1EE3FF7E"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Class:</w:t>
      </w:r>
      <w:r w:rsidRPr="58C45076" w:rsidR="00253B3B">
        <w:rPr>
          <w:rFonts w:ascii="Times New Roman" w:hAnsi="Times New Roman" w:cs="Times New Roman"/>
        </w:rPr>
        <w:t xml:space="preserve"> </w:t>
      </w:r>
      <w:r w:rsidRPr="58C45076" w:rsidR="00253B3B">
        <w:rPr>
          <w:rFonts w:ascii="Times New Roman" w:hAnsi="Times New Roman" w:cs="Times New Roman"/>
        </w:rPr>
        <w:t>Insecta</w:t>
      </w:r>
    </w:p>
    <w:p w:rsidRPr="006853CD" w:rsidR="00253B3B" w:rsidP="58C45076" w:rsidRDefault="00253B3B" w14:paraId="2BCD45E3"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Order:</w:t>
      </w:r>
      <w:r w:rsidRPr="58C45076" w:rsidR="00253B3B">
        <w:rPr>
          <w:rFonts w:ascii="Times New Roman" w:hAnsi="Times New Roman" w:cs="Times New Roman"/>
        </w:rPr>
        <w:t xml:space="preserve"> Coleoptera</w:t>
      </w:r>
    </w:p>
    <w:p w:rsidRPr="006853CD" w:rsidR="00253B3B" w:rsidP="58C45076" w:rsidRDefault="00253B3B" w14:paraId="7CFEE962"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Family:</w:t>
      </w:r>
      <w:r w:rsidRPr="58C45076" w:rsidR="00253B3B">
        <w:rPr>
          <w:rFonts w:ascii="Times New Roman" w:hAnsi="Times New Roman" w:cs="Times New Roman"/>
        </w:rPr>
        <w:t xml:space="preserve"> </w:t>
      </w:r>
      <w:r w:rsidRPr="58C45076" w:rsidR="00253B3B">
        <w:rPr>
          <w:rFonts w:ascii="Times New Roman" w:hAnsi="Times New Roman" w:cs="Times New Roman"/>
        </w:rPr>
        <w:t>Scarabaeidae</w:t>
      </w:r>
    </w:p>
    <w:p w:rsidRPr="006853CD" w:rsidR="00253B3B" w:rsidP="58C45076" w:rsidRDefault="00253B3B" w14:paraId="5A4C3F39"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Subfamily:</w:t>
      </w:r>
      <w:r w:rsidRPr="58C45076" w:rsidR="00253B3B">
        <w:rPr>
          <w:rFonts w:ascii="Times New Roman" w:hAnsi="Times New Roman" w:cs="Times New Roman"/>
        </w:rPr>
        <w:t xml:space="preserve"> </w:t>
      </w:r>
      <w:r w:rsidRPr="58C45076" w:rsidR="00253B3B">
        <w:rPr>
          <w:rFonts w:ascii="Times New Roman" w:hAnsi="Times New Roman" w:cs="Times New Roman"/>
        </w:rPr>
        <w:t>Dynastinae</w:t>
      </w:r>
    </w:p>
    <w:p w:rsidRPr="006853CD" w:rsidR="00253B3B" w:rsidP="58C45076" w:rsidRDefault="00253B3B" w14:paraId="3A2259D4"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Genus:</w:t>
      </w:r>
      <w:r w:rsidRPr="58C45076" w:rsidR="00253B3B">
        <w:rPr>
          <w:rFonts w:ascii="Times New Roman" w:hAnsi="Times New Roman" w:cs="Times New Roman"/>
        </w:rPr>
        <w:t xml:space="preserve"> </w:t>
      </w:r>
      <w:r w:rsidRPr="58C45076" w:rsidR="00253B3B">
        <w:rPr>
          <w:rFonts w:ascii="Times New Roman" w:hAnsi="Times New Roman" w:cs="Times New Roman"/>
          <w:i w:val="1"/>
          <w:iCs w:val="1"/>
        </w:rPr>
        <w:t>Oryctes</w:t>
      </w:r>
    </w:p>
    <w:p w:rsidRPr="006853CD" w:rsidR="00253B3B" w:rsidP="58C45076" w:rsidRDefault="00253B3B" w14:paraId="52DCF7FA"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Species:</w:t>
      </w:r>
      <w:r w:rsidRPr="58C45076" w:rsidR="00253B3B">
        <w:rPr>
          <w:rFonts w:ascii="Times New Roman" w:hAnsi="Times New Roman" w:cs="Times New Roman"/>
        </w:rPr>
        <w:t xml:space="preserve"> </w:t>
      </w:r>
      <w:r w:rsidRPr="58C45076" w:rsidR="00253B3B">
        <w:rPr>
          <w:rFonts w:ascii="Times New Roman" w:hAnsi="Times New Roman" w:cs="Times New Roman"/>
          <w:i w:val="1"/>
          <w:iCs w:val="1"/>
        </w:rPr>
        <w:t>Oryctes</w:t>
      </w:r>
      <w:r w:rsidRPr="58C45076" w:rsidR="00253B3B">
        <w:rPr>
          <w:rFonts w:ascii="Times New Roman" w:hAnsi="Times New Roman" w:cs="Times New Roman"/>
          <w:i w:val="1"/>
          <w:iCs w:val="1"/>
        </w:rPr>
        <w:t xml:space="preserve"> rhinoceros</w:t>
      </w:r>
      <w:r w:rsidRPr="58C45076" w:rsidR="00253B3B">
        <w:rPr>
          <w:rFonts w:ascii="Times New Roman" w:hAnsi="Times New Roman" w:cs="Times New Roman"/>
        </w:rPr>
        <w:t xml:space="preserve"> (Linnaeus, 1758)</w:t>
      </w:r>
    </w:p>
    <w:p w:rsidR="00544596" w:rsidP="00544596" w:rsidRDefault="00544596" w14:paraId="1FBE0865" w14:textId="77777777">
      <w:pPr>
        <w:spacing w:after="0" w:line="240" w:lineRule="auto"/>
        <w:rPr>
          <w:rFonts w:ascii="Times New Roman" w:hAnsi="Times New Roman" w:cs="Times New Roman"/>
        </w:rPr>
      </w:pPr>
    </w:p>
    <w:p w:rsidRPr="006853CD" w:rsidR="00253B3B" w:rsidP="58C45076" w:rsidRDefault="00253B3B" w14:paraId="6DDE72CF" w14:textId="02AF723C">
      <w:pPr>
        <w:spacing w:after="0" w:line="240" w:lineRule="auto"/>
        <w:rPr>
          <w:rFonts w:ascii="Times New Roman" w:hAnsi="Times New Roman" w:cs="Times New Roman"/>
        </w:rPr>
      </w:pPr>
      <w:r w:rsidRPr="58C45076" w:rsidR="00253B3B">
        <w:rPr>
          <w:rFonts w:ascii="Times New Roman" w:hAnsi="Times New Roman" w:cs="Times New Roman"/>
        </w:rPr>
        <w:t xml:space="preserve">Approximately 40 species belong to the genus </w:t>
      </w:r>
      <w:r w:rsidRPr="58C45076" w:rsidR="00253B3B">
        <w:rPr>
          <w:rFonts w:ascii="Times New Roman" w:hAnsi="Times New Roman" w:cs="Times New Roman"/>
          <w:i w:val="1"/>
          <w:iCs w:val="1"/>
        </w:rPr>
        <w:t>Oryctes</w:t>
      </w:r>
      <w:r w:rsidRPr="58C45076" w:rsidR="00253B3B">
        <w:rPr>
          <w:rFonts w:ascii="Times New Roman" w:hAnsi="Times New Roman" w:cs="Times New Roman"/>
        </w:rPr>
        <w:t xml:space="preserve">, but </w:t>
      </w:r>
      <w:r w:rsidRPr="58C45076" w:rsidR="00253B3B">
        <w:rPr>
          <w:rFonts w:ascii="Times New Roman" w:hAnsi="Times New Roman" w:cs="Times New Roman"/>
          <w:i w:val="1"/>
          <w:iCs w:val="1"/>
        </w:rPr>
        <w:t>O. rhinoceros</w:t>
      </w:r>
      <w:r w:rsidRPr="58C45076" w:rsidR="00253B3B">
        <w:rPr>
          <w:rFonts w:ascii="Times New Roman" w:hAnsi="Times New Roman" w:cs="Times New Roman"/>
        </w:rPr>
        <w:t xml:space="preserve"> is the most economically damaging in palm systems. Its distinguishing features include size (30–40 mm), glossy dark coloration, and the characteristic horn in males.</w:t>
      </w:r>
    </w:p>
    <w:p w:rsidRPr="006853CD" w:rsidR="00253B3B" w:rsidP="58C45076" w:rsidRDefault="00253B3B" w14:paraId="09E75209" w14:textId="77777777">
      <w:pPr>
        <w:spacing w:after="0" w:line="240" w:lineRule="auto"/>
        <w:rPr>
          <w:rFonts w:ascii="Times New Roman" w:hAnsi="Times New Roman" w:cs="Times New Roman"/>
        </w:rPr>
      </w:pPr>
    </w:p>
    <w:p w:rsidRPr="006853CD" w:rsidR="00253B3B" w:rsidP="58C45076" w:rsidRDefault="00253B3B" w14:paraId="3098AA2F" w14:textId="32C1C24A">
      <w:pPr>
        <w:spacing w:after="0" w:line="240" w:lineRule="auto"/>
        <w:rPr>
          <w:rFonts w:ascii="Times New Roman" w:hAnsi="Times New Roman" w:cs="Times New Roman"/>
        </w:rPr>
      </w:pPr>
      <w:r w:rsidRPr="58C45076" w:rsidR="00544596">
        <w:rPr>
          <w:rFonts w:ascii="Times New Roman" w:hAnsi="Times New Roman" w:cs="Times New Roman"/>
        </w:rPr>
        <w:t xml:space="preserve">Historically, two biotypes of CRB have been recognized: CRB-S (“Sensitive”), which is susceptible to </w:t>
      </w:r>
      <w:r w:rsidRPr="58C45076" w:rsidR="00544596">
        <w:rPr>
          <w:rFonts w:ascii="Times New Roman" w:hAnsi="Times New Roman" w:cs="Times New Roman"/>
          <w:i w:val="1"/>
          <w:iCs w:val="1"/>
        </w:rPr>
        <w:t>Oryctes</w:t>
      </w:r>
      <w:r w:rsidRPr="58C45076" w:rsidR="00544596">
        <w:rPr>
          <w:rFonts w:ascii="Times New Roman" w:hAnsi="Times New Roman" w:cs="Times New Roman"/>
          <w:i w:val="1"/>
          <w:iCs w:val="1"/>
        </w:rPr>
        <w:t xml:space="preserve"> rhinoceros</w:t>
      </w:r>
      <w:r w:rsidRPr="58C45076" w:rsidR="00544596">
        <w:rPr>
          <w:rFonts w:ascii="Times New Roman" w:hAnsi="Times New Roman" w:cs="Times New Roman"/>
        </w:rPr>
        <w:t xml:space="preserve"> </w:t>
      </w:r>
      <w:r w:rsidRPr="58C45076" w:rsidR="00544596">
        <w:rPr>
          <w:rFonts w:ascii="Times New Roman" w:hAnsi="Times New Roman" w:cs="Times New Roman"/>
        </w:rPr>
        <w:t>nudivirus</w:t>
      </w:r>
      <w:r w:rsidRPr="58C45076" w:rsidR="00544596">
        <w:rPr>
          <w:rFonts w:ascii="Times New Roman" w:hAnsi="Times New Roman" w:cs="Times New Roman"/>
        </w:rPr>
        <w:t xml:space="preserve"> (</w:t>
      </w:r>
      <w:r w:rsidRPr="58C45076" w:rsidR="00544596">
        <w:rPr>
          <w:rFonts w:ascii="Times New Roman" w:hAnsi="Times New Roman" w:cs="Times New Roman"/>
        </w:rPr>
        <w:t>OrNV</w:t>
      </w:r>
      <w:r w:rsidRPr="58C45076" w:rsidR="00544596">
        <w:rPr>
          <w:rFonts w:ascii="Times New Roman" w:hAnsi="Times New Roman" w:cs="Times New Roman"/>
        </w:rPr>
        <w:t xml:space="preserve">), and CRB-G (“Guam type”), which </w:t>
      </w:r>
      <w:r w:rsidRPr="58C45076" w:rsidR="00544596">
        <w:rPr>
          <w:rFonts w:ascii="Times New Roman" w:hAnsi="Times New Roman" w:cs="Times New Roman"/>
        </w:rPr>
        <w:t>exhibits</w:t>
      </w:r>
      <w:r w:rsidRPr="58C45076" w:rsidR="00544596">
        <w:rPr>
          <w:rFonts w:ascii="Times New Roman" w:hAnsi="Times New Roman" w:cs="Times New Roman"/>
        </w:rPr>
        <w:t xml:space="preserve"> reduced susceptibility and has been associated with renewed outbreaks. Genetic analyses based on mitochondrial COI sequences support the divergence of the CRB-G lineage, which is now widely distributed across Guam, Hawaii, Palau, the Solomon Islands, and parts of Papua New Guinea.</w:t>
      </w:r>
    </w:p>
    <w:p w:rsidRPr="006853CD" w:rsidR="00253B3B" w:rsidP="58C45076" w:rsidRDefault="00253B3B" w14:paraId="02CB3B7E" w14:textId="692E4EFA">
      <w:pPr>
        <w:spacing w:after="0" w:line="240" w:lineRule="auto"/>
        <w:rPr>
          <w:rFonts w:ascii="Times New Roman" w:hAnsi="Times New Roman" w:cs="Times New Roman"/>
        </w:rPr>
      </w:pPr>
      <w:r w:rsidRPr="58C45076" w:rsidR="00253B3B">
        <w:rPr>
          <w:rFonts w:ascii="Times New Roman" w:hAnsi="Times New Roman" w:cs="Times New Roman"/>
          <w:b w:val="1"/>
          <w:bCs w:val="1"/>
        </w:rPr>
        <w:t>IV. Global Distribution</w:t>
      </w:r>
    </w:p>
    <w:p w:rsidR="00544596" w:rsidP="00544596" w:rsidRDefault="00544596" w14:paraId="0467B697" w14:textId="77777777">
      <w:pPr>
        <w:spacing w:after="0" w:line="240" w:lineRule="auto"/>
        <w:rPr>
          <w:rFonts w:ascii="Times New Roman" w:hAnsi="Times New Roman" w:cs="Times New Roman"/>
          <w:b w:val="1"/>
          <w:bCs w:val="1"/>
        </w:rPr>
      </w:pPr>
    </w:p>
    <w:p w:rsidRPr="006853CD" w:rsidR="00253B3B" w:rsidP="58C45076" w:rsidRDefault="00253B3B" w14:paraId="64BA14D9" w14:textId="17BE8E59">
      <w:pPr>
        <w:spacing w:after="0" w:line="240" w:lineRule="auto"/>
        <w:rPr>
          <w:rFonts w:ascii="Times New Roman" w:hAnsi="Times New Roman" w:cs="Times New Roman"/>
        </w:rPr>
      </w:pPr>
      <w:r w:rsidRPr="58C45076" w:rsidR="00253B3B">
        <w:rPr>
          <w:rFonts w:ascii="Times New Roman" w:hAnsi="Times New Roman" w:cs="Times New Roman"/>
          <w:b w:val="1"/>
          <w:bCs w:val="1"/>
        </w:rPr>
        <w:t>A. Native Range</w:t>
      </w:r>
    </w:p>
    <w:p w:rsidRPr="006853CD" w:rsidR="00544596" w:rsidP="58C45076" w:rsidRDefault="00253B3B" w14:paraId="51D38E4C" w14:textId="7860A933">
      <w:pPr>
        <w:spacing w:after="0" w:line="240" w:lineRule="auto"/>
        <w:rPr>
          <w:rFonts w:ascii="Times New Roman" w:hAnsi="Times New Roman" w:cs="Times New Roman"/>
        </w:rPr>
      </w:pPr>
      <w:del w:author="Smith-Herron, Autumn" w:date="2026-04-13T10:34:00Z" w16du:dateUtc="2026-04-13T15:34:00Z" w:id="90">
        <w:r w:rsidRPr="006853CD" w:rsidDel="00544596">
          <w:rPr>
            <w:rFonts w:ascii="Times New Roman" w:hAnsi="Times New Roman" w:cs="Times New Roman"/>
          </w:rPr>
          <w:tab/>
        </w:r>
      </w:del>
      <w:r w:rsidRPr="58C45076" w:rsidDel="00544596" w:rsidR="00544596">
        <w:rPr>
          <w:rFonts w:ascii="Times New Roman" w:hAnsi="Times New Roman" w:cs="Times New Roman"/>
          <w:i w:val="1"/>
          <w:iCs w:val="1"/>
        </w:rPr>
        <w:t>Oryctes</w:t>
      </w:r>
      <w:r w:rsidRPr="58C45076" w:rsidR="00544596">
        <w:rPr>
          <w:rFonts w:ascii="Times New Roman" w:hAnsi="Times New Roman" w:cs="Times New Roman"/>
          <w:i w:val="1"/>
          <w:iCs w:val="1"/>
        </w:rPr>
        <w:t xml:space="preserve"> rhinoceros is believed to originate from South and Southeast Asia, with its native range including India, Sri Lanka, Myanmar, Thailand, Malaysia, and Indonesia.</w:t>
      </w:r>
    </w:p>
    <w:p w:rsidRPr="006853CD" w:rsidR="00253B3B" w:rsidP="58C45076" w:rsidRDefault="00253B3B" w14:paraId="21CE62EF"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B. Invasive Range</w:t>
      </w:r>
    </w:p>
    <w:p w:rsidRPr="006853CD" w:rsidR="00253B3B" w:rsidP="58C45076" w:rsidRDefault="00253B3B" w14:paraId="73E1183F" w14:textId="55DDBF97">
      <w:pPr>
        <w:spacing w:after="0" w:line="240" w:lineRule="auto"/>
        <w:rPr>
          <w:rFonts w:ascii="Times New Roman" w:hAnsi="Times New Roman" w:cs="Times New Roman"/>
        </w:rPr>
      </w:pPr>
      <w:r w:rsidRPr="58C45076" w:rsidR="00544596">
        <w:rPr>
          <w:rFonts w:ascii="Times New Roman" w:hAnsi="Times New Roman" w:cs="Times New Roman"/>
        </w:rPr>
        <w:t>Through the movement of infested coconut logs, compost, and ornamental palms, the beetle has spread extensively across the Pacific region, establishing populations in Fiji, Tonga, Samoa, Palau, Guam, Papua New Guinea, the Solomon Islands, and Vanuatu, with a more recent introduction to Hawaii beginning in 2013.</w:t>
      </w:r>
    </w:p>
    <w:p w:rsidRPr="006853CD" w:rsidR="00253B3B" w:rsidP="58C45076" w:rsidRDefault="00253B3B" w14:paraId="1D6C21E6"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C. Pathways of Spread</w:t>
      </w:r>
    </w:p>
    <w:p w:rsidR="00544596" w:rsidP="00544596" w:rsidRDefault="00544596" w14:paraId="62BF9770" w14:textId="77777777">
      <w:pPr>
        <w:spacing w:after="0" w:line="240" w:lineRule="auto"/>
        <w:rPr>
          <w:rFonts w:ascii="Times New Roman" w:hAnsi="Times New Roman" w:cs="Times New Roman"/>
        </w:rPr>
      </w:pPr>
    </w:p>
    <w:p w:rsidRPr="006853CD" w:rsidR="00253B3B" w:rsidP="58C45076" w:rsidRDefault="00253B3B" w14:paraId="3A56EF92" w14:textId="32F219B4">
      <w:pPr>
        <w:spacing w:after="0" w:line="240" w:lineRule="auto"/>
        <w:rPr>
          <w:rFonts w:ascii="Times New Roman" w:hAnsi="Times New Roman" w:cs="Times New Roman"/>
        </w:rPr>
      </w:pPr>
      <w:del w:author="Smith-Herron, Autumn" w:date="2026-04-13T10:35:00Z" w16du:dateUtc="2026-04-13T15:35:00Z" w:id="146">
        <w:r w:rsidRPr="006853CD" w:rsidDel="00544596">
          <w:rPr>
            <w:rFonts w:ascii="Times New Roman" w:hAnsi="Times New Roman" w:cs="Times New Roman"/>
          </w:rPr>
          <w:tab/>
        </w:r>
      </w:del>
      <w:r w:rsidRPr="006853CD" w:rsidDel="00544596" w:rsidR="00253B3B">
        <w:rPr>
          <w:rFonts w:ascii="Times New Roman" w:hAnsi="Times New Roman" w:cs="Times New Roman"/>
        </w:rPr>
        <w:t>Primary pathways include</w:t>
      </w:r>
      <w:r w:rsidRPr="730342C2" w:rsidR="00544596">
        <w:rPr>
          <w:rFonts w:ascii="Times New Roman" w:hAnsi="Times New Roman" w:cs="Times New Roman"/>
        </w:rPr>
        <w:t xml:space="preserve"> </w:t>
      </w:r>
      <w:r w:rsidRPr="730342C2" w:rsidR="00544596">
        <w:rPr>
          <w:rFonts w:ascii="Times New Roman" w:hAnsi="Times New Roman" w:cs="Times New Roman"/>
        </w:rPr>
        <w:t>u</w:t>
      </w:r>
      <w:r w:rsidRPr="730342C2" w:rsidR="00253B3B">
        <w:rPr>
          <w:rFonts w:ascii="Times New Roman" w:hAnsi="Times New Roman" w:cs="Times New Roman"/>
        </w:rPr>
        <w:t>ntreated coconut stems and logs</w:t>
      </w:r>
      <w:r w:rsidRPr="730342C2" w:rsidR="00544596">
        <w:rPr>
          <w:rFonts w:ascii="Times New Roman" w:hAnsi="Times New Roman" w:cs="Times New Roman"/>
        </w:rPr>
        <w:t xml:space="preserve">; </w:t>
      </w:r>
      <w:r w:rsidRPr="730342C2" w:rsidR="00544596">
        <w:rPr>
          <w:rFonts w:ascii="Times New Roman" w:hAnsi="Times New Roman" w:cs="Times New Roman"/>
        </w:rPr>
        <w:t>s</w:t>
      </w:r>
      <w:r w:rsidRPr="730342C2" w:rsidR="00253B3B">
        <w:rPr>
          <w:rFonts w:ascii="Times New Roman" w:hAnsi="Times New Roman" w:cs="Times New Roman"/>
        </w:rPr>
        <w:t xml:space="preserve">oil or compost </w:t>
      </w:r>
      <w:r w:rsidRPr="730342C2" w:rsidR="00253B3B">
        <w:rPr>
          <w:rFonts w:ascii="Times New Roman" w:hAnsi="Times New Roman" w:cs="Times New Roman"/>
        </w:rPr>
        <w:t>containing</w:t>
      </w:r>
      <w:r w:rsidRPr="730342C2" w:rsidR="00253B3B">
        <w:rPr>
          <w:rFonts w:ascii="Times New Roman" w:hAnsi="Times New Roman" w:cs="Times New Roman"/>
        </w:rPr>
        <w:t xml:space="preserve"> larvae</w:t>
      </w:r>
      <w:r w:rsidRPr="730342C2" w:rsidR="00544596">
        <w:rPr>
          <w:rFonts w:ascii="Times New Roman" w:hAnsi="Times New Roman" w:cs="Times New Roman"/>
        </w:rPr>
        <w:t xml:space="preserve">; </w:t>
      </w:r>
      <w:r w:rsidRPr="730342C2" w:rsidR="00544596">
        <w:rPr>
          <w:rFonts w:ascii="Times New Roman" w:hAnsi="Times New Roman" w:cs="Times New Roman"/>
        </w:rPr>
        <w:t>m</w:t>
      </w:r>
      <w:r w:rsidRPr="730342C2" w:rsidR="00253B3B">
        <w:rPr>
          <w:rFonts w:ascii="Times New Roman" w:hAnsi="Times New Roman" w:cs="Times New Roman"/>
        </w:rPr>
        <w:t>ovement of palm seedlings</w:t>
      </w:r>
      <w:r w:rsidRPr="730342C2" w:rsidR="00544596">
        <w:rPr>
          <w:rFonts w:ascii="Times New Roman" w:hAnsi="Times New Roman" w:cs="Times New Roman"/>
        </w:rPr>
        <w:t xml:space="preserve">; and </w:t>
      </w:r>
      <w:r w:rsidRPr="730342C2" w:rsidR="00544596">
        <w:rPr>
          <w:rFonts w:ascii="Times New Roman" w:hAnsi="Times New Roman" w:cs="Times New Roman"/>
        </w:rPr>
        <w:t>p</w:t>
      </w:r>
      <w:r w:rsidRPr="730342C2" w:rsidR="00253B3B">
        <w:rPr>
          <w:rFonts w:ascii="Times New Roman" w:hAnsi="Times New Roman" w:cs="Times New Roman"/>
        </w:rPr>
        <w:t>orts and green-waste transfer sites</w:t>
      </w:r>
      <w:r w:rsidRPr="730342C2" w:rsidR="00544596">
        <w:rPr>
          <w:rFonts w:ascii="Times New Roman" w:hAnsi="Times New Roman" w:cs="Times New Roman"/>
        </w:rPr>
        <w:t>.</w:t>
      </w:r>
    </w:p>
    <w:p w:rsidRPr="006853CD" w:rsidR="00253B3B" w:rsidP="11502018" w:rsidRDefault="00253B3B" w14:paraId="34318CD5" w14:textId="77777777">
      <w:pPr>
        <w:spacing w:after="0" w:line="240" w:lineRule="auto"/>
        <w:rPr>
          <w:rFonts w:ascii="Times New Roman" w:hAnsi="Times New Roman" w:cs="Times New Roman"/>
        </w:rPr>
      </w:pPr>
    </w:p>
    <w:p w:rsidRPr="006853CD" w:rsidR="00253B3B" w:rsidP="11502018" w:rsidRDefault="00253B3B" w14:paraId="6BF48438" w14:textId="77777777">
      <w:pPr>
        <w:spacing w:after="0" w:line="240" w:lineRule="auto"/>
        <w:rPr>
          <w:rFonts w:ascii="Times New Roman" w:hAnsi="Times New Roman" w:cs="Times New Roman"/>
        </w:rPr>
      </w:pPr>
      <w:r w:rsidRPr="11502018" w:rsidR="00253B3B">
        <w:rPr>
          <w:rFonts w:ascii="Times New Roman" w:hAnsi="Times New Roman" w:cs="Times New Roman"/>
          <w:b w:val="1"/>
          <w:bCs w:val="1"/>
        </w:rPr>
        <w:t xml:space="preserve">Table 1. Global Distribution and Invasion Status of </w:t>
      </w:r>
      <w:r w:rsidRPr="11502018" w:rsidR="00253B3B">
        <w:rPr>
          <w:rFonts w:ascii="Times New Roman" w:hAnsi="Times New Roman" w:cs="Times New Roman"/>
          <w:b w:val="1"/>
          <w:bCs w:val="1"/>
        </w:rPr>
        <w:t>Oryctes</w:t>
      </w:r>
      <w:r w:rsidRPr="11502018" w:rsidR="00253B3B">
        <w:rPr>
          <w:rFonts w:ascii="Times New Roman" w:hAnsi="Times New Roman" w:cs="Times New Roman"/>
          <w:b w:val="1"/>
          <w:bCs w:val="1"/>
        </w:rPr>
        <w:t xml:space="preserve"> rhinoceros</w:t>
      </w:r>
    </w:p>
    <w:tbl>
      <w:tblPr>
        <w:tblW w:w="0" w:type="auto"/>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44"/>
        <w:gridCol w:w="1487"/>
        <w:gridCol w:w="2224"/>
        <w:gridCol w:w="3325"/>
      </w:tblGrid>
      <w:tr w:rsidRPr="006853CD" w:rsidR="00540896" w:rsidTr="58C45076" w14:paraId="71CFE067" w14:textId="2B440434">
        <w:trPr>
          <w:trHeight w:val="800"/>
        </w:trPr>
        <w:tc>
          <w:tcPr>
            <w:tcW w:w="1944" w:type="dxa"/>
            <w:tcMar/>
          </w:tcPr>
          <w:p w:rsidRPr="006853CD" w:rsidR="00540896" w:rsidP="58C45076" w:rsidRDefault="00540896" w14:paraId="066DDFB6" w14:textId="77777777">
            <w:pPr>
              <w:spacing w:after="0" w:line="240" w:lineRule="auto"/>
              <w:ind w:left="100"/>
              <w:rPr>
                <w:rFonts w:ascii="Times New Roman" w:hAnsi="Times New Roman" w:cs="Times New Roman"/>
                <w:b w:val="1"/>
                <w:bCs w:val="1"/>
              </w:rPr>
            </w:pPr>
            <w:r w:rsidRPr="58C45076" w:rsidR="00540896">
              <w:rPr>
                <w:rFonts w:ascii="Times New Roman" w:hAnsi="Times New Roman" w:cs="Times New Roman"/>
                <w:b w:val="1"/>
                <w:bCs w:val="1"/>
              </w:rPr>
              <w:t>Region/Nation</w:t>
            </w:r>
          </w:p>
          <w:p w:rsidRPr="006853CD" w:rsidR="00540896" w:rsidP="58C45076" w:rsidRDefault="00540896" w14:paraId="1BADB39A" w14:textId="161FC2DA">
            <w:pPr>
              <w:spacing w:after="0" w:line="240" w:lineRule="auto"/>
              <w:ind w:left="100"/>
              <w:rPr>
                <w:rFonts w:ascii="Times New Roman" w:hAnsi="Times New Roman" w:cs="Times New Roman"/>
                <w:b w:val="1"/>
                <w:bCs w:val="1"/>
              </w:rPr>
            </w:pPr>
          </w:p>
        </w:tc>
        <w:tc>
          <w:tcPr>
            <w:tcW w:w="1487" w:type="dxa"/>
            <w:tcMar/>
          </w:tcPr>
          <w:p w:rsidRPr="006853CD" w:rsidR="00540896" w:rsidP="58C45076" w:rsidRDefault="00540896" w14:paraId="402C01B0" w14:textId="77777777">
            <w:pPr>
              <w:spacing w:after="0" w:line="240" w:lineRule="auto"/>
              <w:ind w:left="312"/>
              <w:rPr>
                <w:rFonts w:ascii="Times New Roman" w:hAnsi="Times New Roman" w:cs="Times New Roman"/>
                <w:b w:val="1"/>
                <w:bCs w:val="1"/>
              </w:rPr>
            </w:pPr>
            <w:r w:rsidRPr="58C45076" w:rsidR="00540896">
              <w:rPr>
                <w:rFonts w:ascii="Times New Roman" w:hAnsi="Times New Roman" w:cs="Times New Roman"/>
                <w:b w:val="1"/>
                <w:bCs w:val="1"/>
              </w:rPr>
              <w:t>Status</w:t>
            </w:r>
          </w:p>
          <w:p w:rsidRPr="006853CD" w:rsidR="00540896" w:rsidP="58C45076" w:rsidRDefault="00540896" w14:paraId="6E63F805" w14:textId="77777777">
            <w:pPr>
              <w:spacing w:after="0" w:line="240" w:lineRule="auto"/>
              <w:ind w:left="100"/>
              <w:rPr>
                <w:rFonts w:ascii="Times New Roman" w:hAnsi="Times New Roman" w:cs="Times New Roman"/>
                <w:b w:val="1"/>
                <w:bCs w:val="1"/>
              </w:rPr>
            </w:pPr>
          </w:p>
        </w:tc>
        <w:tc>
          <w:tcPr>
            <w:tcW w:w="2224" w:type="dxa"/>
            <w:tcMar/>
          </w:tcPr>
          <w:p w:rsidRPr="006853CD" w:rsidR="00540896" w:rsidP="58C45076" w:rsidRDefault="00540896" w14:paraId="3D2319A8" w14:textId="3DD100FD">
            <w:pPr>
              <w:spacing w:after="0" w:line="240" w:lineRule="auto"/>
              <w:ind w:left="192"/>
              <w:rPr>
                <w:rFonts w:ascii="Times New Roman" w:hAnsi="Times New Roman" w:cs="Times New Roman"/>
                <w:b w:val="1"/>
                <w:bCs w:val="1"/>
              </w:rPr>
            </w:pPr>
            <w:r w:rsidRPr="58C45076" w:rsidR="00540896">
              <w:rPr>
                <w:rFonts w:ascii="Times New Roman" w:hAnsi="Times New Roman" w:cs="Times New Roman"/>
                <w:b w:val="1"/>
                <w:bCs w:val="1"/>
              </w:rPr>
              <w:t>Dominant Biotype</w:t>
            </w:r>
          </w:p>
          <w:p w:rsidRPr="006853CD" w:rsidR="00540896" w:rsidP="58C45076" w:rsidRDefault="00540896" w14:paraId="67DDFB70" w14:textId="02818049">
            <w:pPr>
              <w:spacing w:after="0" w:line="240" w:lineRule="auto"/>
              <w:rPr>
                <w:rFonts w:ascii="Times New Roman" w:hAnsi="Times New Roman" w:cs="Times New Roman"/>
                <w:b w:val="1"/>
                <w:bCs w:val="1"/>
              </w:rPr>
            </w:pPr>
          </w:p>
        </w:tc>
        <w:tc>
          <w:tcPr>
            <w:tcW w:w="3325" w:type="dxa"/>
            <w:tcMar/>
          </w:tcPr>
          <w:p w:rsidRPr="006853CD" w:rsidR="00540896" w:rsidP="58C45076" w:rsidRDefault="00540896" w14:paraId="6B61FF67" w14:textId="43C7ED0E">
            <w:pPr>
              <w:spacing w:after="0" w:line="240" w:lineRule="auto"/>
              <w:ind w:left="1012"/>
              <w:rPr>
                <w:rFonts w:ascii="Times New Roman" w:hAnsi="Times New Roman" w:cs="Times New Roman"/>
                <w:b w:val="1"/>
                <w:bCs w:val="1"/>
              </w:rPr>
            </w:pPr>
            <w:r w:rsidRPr="58C45076" w:rsidR="00540896">
              <w:rPr>
                <w:rFonts w:ascii="Times New Roman" w:hAnsi="Times New Roman" w:cs="Times New Roman"/>
                <w:b w:val="1"/>
                <w:bCs w:val="1"/>
              </w:rPr>
              <w:t>Notes</w:t>
            </w:r>
          </w:p>
        </w:tc>
      </w:tr>
      <w:tr w:rsidRPr="006853CD" w:rsidR="00540896" w:rsidTr="58C45076" w14:paraId="4600BF33" w14:textId="42C8774C">
        <w:trPr>
          <w:trHeight w:val="297"/>
        </w:trPr>
        <w:tc>
          <w:tcPr>
            <w:tcW w:w="1944" w:type="dxa"/>
            <w:tcMar/>
          </w:tcPr>
          <w:p w:rsidRPr="006853CD" w:rsidR="00540896" w:rsidP="58C45076" w:rsidRDefault="00540896" w14:paraId="4640FB98" w14:textId="4791FB60">
            <w:pPr>
              <w:spacing w:after="0" w:line="240" w:lineRule="auto"/>
              <w:ind w:left="100"/>
              <w:rPr>
                <w:rFonts w:ascii="Times New Roman" w:hAnsi="Times New Roman" w:cs="Times New Roman"/>
                <w:b w:val="1"/>
                <w:bCs w:val="1"/>
              </w:rPr>
            </w:pPr>
            <w:r w:rsidRPr="58C45076" w:rsidR="00540896">
              <w:rPr>
                <w:rFonts w:ascii="Times New Roman" w:hAnsi="Times New Roman" w:cs="Times New Roman"/>
              </w:rPr>
              <w:t>India–Indonesia</w:t>
            </w:r>
          </w:p>
        </w:tc>
        <w:tc>
          <w:tcPr>
            <w:tcW w:w="1487" w:type="dxa"/>
            <w:tcMar/>
          </w:tcPr>
          <w:p w:rsidRPr="006853CD" w:rsidR="00540896" w:rsidP="58C45076" w:rsidRDefault="00540896" w14:paraId="4B499404" w14:textId="77777777">
            <w:pPr>
              <w:spacing w:after="0" w:line="240" w:lineRule="auto"/>
              <w:ind w:left="312"/>
              <w:rPr>
                <w:rFonts w:ascii="Times New Roman" w:hAnsi="Times New Roman" w:cs="Times New Roman"/>
                <w:b w:val="1"/>
                <w:bCs w:val="1"/>
              </w:rPr>
            </w:pPr>
            <w:r w:rsidRPr="58C45076" w:rsidR="00540896">
              <w:rPr>
                <w:rFonts w:ascii="Times New Roman" w:hAnsi="Times New Roman" w:cs="Times New Roman"/>
              </w:rPr>
              <w:t>Native</w:t>
            </w:r>
          </w:p>
        </w:tc>
        <w:tc>
          <w:tcPr>
            <w:tcW w:w="2224" w:type="dxa"/>
            <w:tcMar/>
          </w:tcPr>
          <w:p w:rsidRPr="006853CD" w:rsidR="00540896" w:rsidP="58C45076" w:rsidRDefault="00540896" w14:paraId="689CD736" w14:textId="3D218DCC">
            <w:pPr>
              <w:spacing w:after="0" w:line="240" w:lineRule="auto"/>
              <w:ind w:left="692"/>
              <w:rPr>
                <w:rFonts w:ascii="Times New Roman" w:hAnsi="Times New Roman" w:cs="Times New Roman"/>
                <w:b w:val="1"/>
                <w:bCs w:val="1"/>
              </w:rPr>
            </w:pPr>
            <w:r w:rsidRPr="58C45076" w:rsidR="00540896">
              <w:rPr>
                <w:rFonts w:ascii="Times New Roman" w:hAnsi="Times New Roman" w:cs="Times New Roman"/>
              </w:rPr>
              <w:t>CRB-S</w:t>
            </w:r>
          </w:p>
        </w:tc>
        <w:tc>
          <w:tcPr>
            <w:tcW w:w="3325" w:type="dxa"/>
            <w:tcMar/>
          </w:tcPr>
          <w:p w:rsidRPr="006853CD" w:rsidR="00540896" w:rsidP="58C45076" w:rsidRDefault="00540896" w14:paraId="1F956C76" w14:textId="32AE6D1E">
            <w:pPr>
              <w:spacing w:after="0" w:line="240" w:lineRule="auto"/>
              <w:ind w:left="372"/>
              <w:rPr>
                <w:rFonts w:ascii="Times New Roman" w:hAnsi="Times New Roman" w:cs="Times New Roman"/>
                <w:b w:val="1"/>
                <w:bCs w:val="1"/>
              </w:rPr>
            </w:pPr>
            <w:r w:rsidRPr="58C45076" w:rsidR="00540896">
              <w:rPr>
                <w:rFonts w:ascii="Times New Roman" w:hAnsi="Times New Roman" w:cs="Times New Roman"/>
              </w:rPr>
              <w:t>High genetic diversity</w:t>
            </w:r>
          </w:p>
        </w:tc>
      </w:tr>
      <w:tr w:rsidRPr="006853CD" w:rsidR="00540896" w:rsidTr="58C45076" w14:paraId="6C9E49F0" w14:textId="0E6FA0C4">
        <w:trPr>
          <w:trHeight w:val="296"/>
        </w:trPr>
        <w:tc>
          <w:tcPr>
            <w:tcW w:w="1944" w:type="dxa"/>
            <w:tcMar/>
          </w:tcPr>
          <w:p w:rsidRPr="006853CD" w:rsidR="00540896" w:rsidP="58C45076" w:rsidRDefault="00540896" w14:paraId="75417E7C" w14:textId="1737105D">
            <w:pPr>
              <w:spacing w:after="0" w:line="240" w:lineRule="auto"/>
              <w:ind w:left="100"/>
              <w:rPr>
                <w:rFonts w:ascii="Times New Roman" w:hAnsi="Times New Roman" w:cs="Times New Roman"/>
              </w:rPr>
            </w:pPr>
            <w:r w:rsidRPr="58C45076" w:rsidR="00540896">
              <w:rPr>
                <w:rFonts w:ascii="Times New Roman" w:hAnsi="Times New Roman" w:cs="Times New Roman"/>
              </w:rPr>
              <w:t>Guam</w:t>
            </w:r>
          </w:p>
        </w:tc>
        <w:tc>
          <w:tcPr>
            <w:tcW w:w="1487" w:type="dxa"/>
            <w:tcMar/>
          </w:tcPr>
          <w:p w:rsidRPr="006853CD" w:rsidR="00540896" w:rsidP="58C45076" w:rsidRDefault="00540896" w14:paraId="2F5E081E" w14:textId="77777777">
            <w:pPr>
              <w:spacing w:after="0" w:line="240" w:lineRule="auto"/>
              <w:ind w:left="372"/>
              <w:rPr>
                <w:rFonts w:ascii="Times New Roman" w:hAnsi="Times New Roman" w:cs="Times New Roman"/>
              </w:rPr>
            </w:pPr>
            <w:r w:rsidRPr="58C45076" w:rsidR="00540896">
              <w:rPr>
                <w:rFonts w:ascii="Times New Roman" w:hAnsi="Times New Roman" w:cs="Times New Roman"/>
              </w:rPr>
              <w:t>Invasive</w:t>
            </w:r>
          </w:p>
        </w:tc>
        <w:tc>
          <w:tcPr>
            <w:tcW w:w="2224" w:type="dxa"/>
            <w:tcMar/>
          </w:tcPr>
          <w:p w:rsidRPr="006853CD" w:rsidR="00540896" w:rsidP="58C45076" w:rsidRDefault="00540896" w14:paraId="2CAFC42F" w14:textId="6AAAA3E2">
            <w:pPr>
              <w:spacing w:after="0" w:line="240" w:lineRule="auto"/>
              <w:ind w:left="732"/>
              <w:rPr>
                <w:rFonts w:ascii="Times New Roman" w:hAnsi="Times New Roman" w:cs="Times New Roman"/>
              </w:rPr>
            </w:pPr>
            <w:r w:rsidRPr="58C45076" w:rsidR="00540896">
              <w:rPr>
                <w:rFonts w:ascii="Times New Roman" w:hAnsi="Times New Roman" w:cs="Times New Roman"/>
              </w:rPr>
              <w:t>CRB-G</w:t>
            </w:r>
          </w:p>
        </w:tc>
        <w:tc>
          <w:tcPr>
            <w:tcW w:w="3325" w:type="dxa"/>
            <w:tcMar/>
          </w:tcPr>
          <w:p w:rsidRPr="006853CD" w:rsidR="00540896" w:rsidP="58C45076" w:rsidRDefault="00540896" w14:paraId="6B773A05" w14:textId="2236D5AB">
            <w:pPr>
              <w:spacing w:after="0" w:line="240" w:lineRule="auto"/>
              <w:ind w:left="372"/>
              <w:rPr>
                <w:rFonts w:ascii="Times New Roman" w:hAnsi="Times New Roman" w:cs="Times New Roman"/>
              </w:rPr>
            </w:pPr>
            <w:r w:rsidRPr="58C45076" w:rsidR="00540896">
              <w:rPr>
                <w:rFonts w:ascii="Times New Roman" w:hAnsi="Times New Roman" w:cs="Times New Roman"/>
              </w:rPr>
              <w:t>First detected 2007</w:t>
            </w:r>
          </w:p>
        </w:tc>
      </w:tr>
      <w:tr w:rsidRPr="006853CD" w:rsidR="00540896" w:rsidTr="58C45076" w14:paraId="3D237108" w14:textId="1587AA3B">
        <w:trPr>
          <w:trHeight w:val="336"/>
        </w:trPr>
        <w:tc>
          <w:tcPr>
            <w:tcW w:w="1944" w:type="dxa"/>
            <w:tcMar/>
          </w:tcPr>
          <w:p w:rsidRPr="006853CD" w:rsidR="00540896" w:rsidP="58C45076" w:rsidRDefault="00540896" w14:paraId="56EC2A66" w14:textId="5B849B29">
            <w:pPr>
              <w:spacing w:after="0" w:line="240" w:lineRule="auto"/>
              <w:ind w:left="100"/>
              <w:rPr>
                <w:rFonts w:ascii="Times New Roman" w:hAnsi="Times New Roman" w:cs="Times New Roman"/>
              </w:rPr>
            </w:pPr>
            <w:r w:rsidRPr="58C45076" w:rsidR="00540896">
              <w:rPr>
                <w:rFonts w:ascii="Times New Roman" w:hAnsi="Times New Roman" w:cs="Times New Roman"/>
              </w:rPr>
              <w:t>Hawaii</w:t>
            </w:r>
          </w:p>
        </w:tc>
        <w:tc>
          <w:tcPr>
            <w:tcW w:w="1487" w:type="dxa"/>
            <w:tcMar/>
          </w:tcPr>
          <w:p w:rsidRPr="006853CD" w:rsidR="00540896" w:rsidP="58C45076" w:rsidRDefault="00540896" w14:paraId="0D75E0C0" w14:textId="77777777">
            <w:pPr>
              <w:spacing w:after="0" w:line="240" w:lineRule="auto"/>
              <w:ind w:left="372"/>
              <w:rPr>
                <w:rFonts w:ascii="Times New Roman" w:hAnsi="Times New Roman" w:cs="Times New Roman"/>
              </w:rPr>
            </w:pPr>
            <w:r w:rsidRPr="58C45076" w:rsidR="00540896">
              <w:rPr>
                <w:rFonts w:ascii="Times New Roman" w:hAnsi="Times New Roman" w:cs="Times New Roman"/>
              </w:rPr>
              <w:t>Invasive</w:t>
            </w:r>
          </w:p>
        </w:tc>
        <w:tc>
          <w:tcPr>
            <w:tcW w:w="2224" w:type="dxa"/>
            <w:tcMar/>
          </w:tcPr>
          <w:p w:rsidRPr="006853CD" w:rsidR="00540896" w:rsidP="58C45076" w:rsidRDefault="00540896" w14:paraId="32D656F2" w14:textId="47727817">
            <w:pPr>
              <w:spacing w:after="0" w:line="240" w:lineRule="auto"/>
              <w:ind w:left="772"/>
              <w:rPr>
                <w:rFonts w:ascii="Times New Roman" w:hAnsi="Times New Roman" w:cs="Times New Roman"/>
              </w:rPr>
            </w:pPr>
            <w:r w:rsidRPr="58C45076" w:rsidR="00540896">
              <w:rPr>
                <w:rFonts w:ascii="Times New Roman" w:hAnsi="Times New Roman" w:cs="Times New Roman"/>
              </w:rPr>
              <w:t>CRB-G</w:t>
            </w:r>
          </w:p>
        </w:tc>
        <w:tc>
          <w:tcPr>
            <w:tcW w:w="3325" w:type="dxa"/>
            <w:tcMar/>
          </w:tcPr>
          <w:p w:rsidRPr="006853CD" w:rsidR="00540896" w:rsidP="58C45076" w:rsidRDefault="00540896" w14:paraId="109A50CF" w14:textId="7F888153">
            <w:pPr>
              <w:spacing w:after="0" w:line="240" w:lineRule="auto"/>
              <w:ind w:left="372"/>
              <w:rPr>
                <w:rFonts w:ascii="Times New Roman" w:hAnsi="Times New Roman" w:cs="Times New Roman"/>
              </w:rPr>
            </w:pPr>
            <w:r w:rsidRPr="58C45076" w:rsidR="00540896">
              <w:rPr>
                <w:rFonts w:ascii="Times New Roman" w:hAnsi="Times New Roman" w:cs="Times New Roman"/>
              </w:rPr>
              <w:t>Active quarantine</w:t>
            </w:r>
          </w:p>
        </w:tc>
      </w:tr>
      <w:tr w:rsidRPr="006853CD" w:rsidR="00540896" w:rsidTr="58C45076" w14:paraId="49190E07" w14:textId="0D88C32C">
        <w:trPr>
          <w:trHeight w:val="271"/>
        </w:trPr>
        <w:tc>
          <w:tcPr>
            <w:tcW w:w="1944" w:type="dxa"/>
            <w:tcMar/>
          </w:tcPr>
          <w:p w:rsidRPr="006853CD" w:rsidR="00540896" w:rsidP="58C45076" w:rsidRDefault="00540896" w14:paraId="53218C88" w14:textId="67232653">
            <w:pPr>
              <w:spacing w:after="0" w:line="240" w:lineRule="auto"/>
              <w:ind w:left="100"/>
              <w:rPr>
                <w:rFonts w:ascii="Times New Roman" w:hAnsi="Times New Roman" w:cs="Times New Roman"/>
              </w:rPr>
            </w:pPr>
            <w:r w:rsidRPr="58C45076" w:rsidR="00540896">
              <w:rPr>
                <w:rFonts w:ascii="Times New Roman" w:hAnsi="Times New Roman" w:cs="Times New Roman"/>
              </w:rPr>
              <w:t>Samoa</w:t>
            </w:r>
          </w:p>
        </w:tc>
        <w:tc>
          <w:tcPr>
            <w:tcW w:w="1487" w:type="dxa"/>
            <w:tcMar/>
          </w:tcPr>
          <w:p w:rsidRPr="006853CD" w:rsidR="00540896" w:rsidP="58C45076" w:rsidRDefault="00540896" w14:paraId="451F07FC" w14:textId="77777777">
            <w:pPr>
              <w:spacing w:after="0" w:line="240" w:lineRule="auto"/>
              <w:ind w:left="412"/>
              <w:rPr>
                <w:rFonts w:ascii="Times New Roman" w:hAnsi="Times New Roman" w:cs="Times New Roman"/>
              </w:rPr>
            </w:pPr>
            <w:r w:rsidRPr="58C45076" w:rsidR="00540896">
              <w:rPr>
                <w:rFonts w:ascii="Times New Roman" w:hAnsi="Times New Roman" w:cs="Times New Roman"/>
              </w:rPr>
              <w:t>Invasive</w:t>
            </w:r>
          </w:p>
        </w:tc>
        <w:tc>
          <w:tcPr>
            <w:tcW w:w="2224" w:type="dxa"/>
            <w:tcMar/>
          </w:tcPr>
          <w:p w:rsidRPr="006853CD" w:rsidR="00540896" w:rsidP="58C45076" w:rsidRDefault="00540896" w14:paraId="5A86B36C" w14:textId="5F687360">
            <w:pPr>
              <w:spacing w:after="0" w:line="240" w:lineRule="auto"/>
              <w:ind w:left="772"/>
              <w:rPr>
                <w:rFonts w:ascii="Times New Roman" w:hAnsi="Times New Roman" w:cs="Times New Roman"/>
              </w:rPr>
            </w:pPr>
            <w:r w:rsidRPr="58C45076" w:rsidR="00540896">
              <w:rPr>
                <w:rFonts w:ascii="Times New Roman" w:hAnsi="Times New Roman" w:cs="Times New Roman"/>
              </w:rPr>
              <w:t>CRB-S</w:t>
            </w:r>
          </w:p>
        </w:tc>
        <w:tc>
          <w:tcPr>
            <w:tcW w:w="3325" w:type="dxa"/>
            <w:tcMar/>
          </w:tcPr>
          <w:p w:rsidRPr="006853CD" w:rsidR="00540896" w:rsidP="58C45076" w:rsidRDefault="00540896" w14:paraId="52B415B9" w14:textId="5F1C44C2">
            <w:pPr>
              <w:spacing w:after="0" w:line="240" w:lineRule="auto"/>
              <w:ind w:left="372"/>
              <w:rPr>
                <w:rFonts w:ascii="Times New Roman" w:hAnsi="Times New Roman" w:cs="Times New Roman"/>
              </w:rPr>
            </w:pPr>
            <w:r w:rsidRPr="58C45076" w:rsidR="00540896">
              <w:rPr>
                <w:rFonts w:ascii="Times New Roman" w:hAnsi="Times New Roman" w:cs="Times New Roman"/>
              </w:rPr>
              <w:t>OrNV</w:t>
            </w:r>
            <w:r w:rsidRPr="58C45076" w:rsidR="00540896">
              <w:rPr>
                <w:rFonts w:ascii="Times New Roman" w:hAnsi="Times New Roman" w:cs="Times New Roman"/>
              </w:rPr>
              <w:t xml:space="preserve"> effective historically</w:t>
            </w:r>
          </w:p>
        </w:tc>
      </w:tr>
      <w:tr w:rsidRPr="006853CD" w:rsidR="00540896" w:rsidTr="58C45076" w14:paraId="3215C7C8" w14:textId="54C646D7">
        <w:trPr>
          <w:trHeight w:val="800"/>
        </w:trPr>
        <w:tc>
          <w:tcPr>
            <w:tcW w:w="1944" w:type="dxa"/>
            <w:tcMar/>
          </w:tcPr>
          <w:p w:rsidRPr="006853CD" w:rsidR="00540896" w:rsidP="58C45076" w:rsidRDefault="00540896" w14:paraId="735BD2F9" w14:textId="77777777">
            <w:pPr>
              <w:spacing w:after="0" w:line="240" w:lineRule="auto"/>
              <w:ind w:left="100"/>
              <w:rPr>
                <w:rFonts w:ascii="Times New Roman" w:hAnsi="Times New Roman" w:cs="Times New Roman"/>
              </w:rPr>
            </w:pPr>
            <w:r w:rsidRPr="58C45076" w:rsidR="00540896">
              <w:rPr>
                <w:rFonts w:ascii="Times New Roman" w:hAnsi="Times New Roman" w:cs="Times New Roman"/>
              </w:rPr>
              <w:t>PNG</w:t>
            </w:r>
          </w:p>
          <w:p w:rsidRPr="006853CD" w:rsidR="00540896" w:rsidP="58C45076" w:rsidRDefault="00540896" w14:paraId="7E94EB5A" w14:textId="77777777">
            <w:pPr>
              <w:spacing w:after="0" w:line="240" w:lineRule="auto"/>
              <w:ind w:left="100"/>
              <w:rPr>
                <w:rFonts w:ascii="Times New Roman" w:hAnsi="Times New Roman" w:cs="Times New Roman"/>
              </w:rPr>
            </w:pPr>
          </w:p>
        </w:tc>
        <w:tc>
          <w:tcPr>
            <w:tcW w:w="1487" w:type="dxa"/>
            <w:tcMar/>
          </w:tcPr>
          <w:p w:rsidRPr="006853CD" w:rsidR="00540896" w:rsidP="58C45076" w:rsidRDefault="00540896" w14:paraId="24B9A2E7" w14:textId="77777777">
            <w:pPr>
              <w:spacing w:after="0" w:line="240" w:lineRule="auto"/>
              <w:ind w:left="432"/>
              <w:rPr>
                <w:rFonts w:ascii="Times New Roman" w:hAnsi="Times New Roman" w:cs="Times New Roman"/>
              </w:rPr>
            </w:pPr>
            <w:r w:rsidRPr="58C45076" w:rsidR="00540896">
              <w:rPr>
                <w:rFonts w:ascii="Times New Roman" w:hAnsi="Times New Roman" w:cs="Times New Roman"/>
              </w:rPr>
              <w:t>Invasive</w:t>
            </w:r>
          </w:p>
          <w:p w:rsidRPr="006853CD" w:rsidR="00540896" w:rsidP="58C45076" w:rsidRDefault="00540896" w14:paraId="6D9D0E7B" w14:textId="77777777">
            <w:pPr>
              <w:spacing w:after="0" w:line="240" w:lineRule="auto"/>
              <w:ind w:left="100"/>
              <w:rPr>
                <w:rFonts w:ascii="Times New Roman" w:hAnsi="Times New Roman" w:cs="Times New Roman"/>
              </w:rPr>
            </w:pPr>
          </w:p>
        </w:tc>
        <w:tc>
          <w:tcPr>
            <w:tcW w:w="2224" w:type="dxa"/>
            <w:tcMar/>
          </w:tcPr>
          <w:p w:rsidRPr="006853CD" w:rsidR="00540896" w:rsidP="58C45076" w:rsidRDefault="00540896" w14:paraId="51D7906D" w14:textId="08D1A469">
            <w:pPr>
              <w:spacing w:after="0" w:line="240" w:lineRule="auto"/>
              <w:ind w:left="812"/>
              <w:rPr>
                <w:rFonts w:ascii="Times New Roman" w:hAnsi="Times New Roman" w:cs="Times New Roman"/>
              </w:rPr>
            </w:pPr>
            <w:r w:rsidRPr="58C45076" w:rsidR="00540896">
              <w:rPr>
                <w:rFonts w:ascii="Times New Roman" w:hAnsi="Times New Roman" w:cs="Times New Roman"/>
              </w:rPr>
              <w:t>Mixed</w:t>
            </w:r>
          </w:p>
          <w:p w:rsidRPr="006853CD" w:rsidR="00540896" w:rsidP="58C45076" w:rsidRDefault="00540896" w14:paraId="6B45979F" w14:textId="77777777">
            <w:pPr>
              <w:spacing w:after="0" w:line="240" w:lineRule="auto"/>
              <w:ind w:left="100"/>
              <w:rPr>
                <w:rFonts w:ascii="Times New Roman" w:hAnsi="Times New Roman" w:cs="Times New Roman"/>
              </w:rPr>
            </w:pPr>
          </w:p>
        </w:tc>
        <w:tc>
          <w:tcPr>
            <w:tcW w:w="3325" w:type="dxa"/>
            <w:tcMar/>
          </w:tcPr>
          <w:p w:rsidRPr="006853CD" w:rsidR="00540896" w:rsidP="58C45076" w:rsidRDefault="00540896" w14:paraId="04B3165E" w14:textId="32366175">
            <w:pPr>
              <w:spacing w:after="0" w:line="240" w:lineRule="auto"/>
              <w:ind w:left="432"/>
              <w:rPr>
                <w:rFonts w:ascii="Times New Roman" w:hAnsi="Times New Roman" w:cs="Times New Roman"/>
              </w:rPr>
            </w:pPr>
            <w:r w:rsidRPr="58C45076" w:rsidR="00540896">
              <w:rPr>
                <w:rFonts w:ascii="Times New Roman" w:hAnsi="Times New Roman" w:cs="Times New Roman"/>
              </w:rPr>
              <w:t>Areas of CRB-G stronghold</w:t>
            </w:r>
          </w:p>
          <w:p w:rsidRPr="006853CD" w:rsidR="00540896" w:rsidP="58C45076" w:rsidRDefault="00540896" w14:paraId="55989719" w14:textId="77777777">
            <w:pPr>
              <w:spacing w:after="0" w:line="240" w:lineRule="auto"/>
              <w:ind w:left="100"/>
              <w:rPr>
                <w:rFonts w:ascii="Times New Roman" w:hAnsi="Times New Roman" w:cs="Times New Roman"/>
              </w:rPr>
            </w:pPr>
          </w:p>
        </w:tc>
      </w:tr>
    </w:tbl>
    <w:p w:rsidRPr="006853CD" w:rsidR="00253B3B" w:rsidP="58C45076" w:rsidRDefault="00253B3B" w14:paraId="2192E724" w14:textId="77777777">
      <w:pPr>
        <w:spacing w:after="0" w:line="240" w:lineRule="auto"/>
        <w:rPr>
          <w:rFonts w:ascii="Times New Roman" w:hAnsi="Times New Roman" w:cs="Times New Roman"/>
        </w:rPr>
      </w:pPr>
    </w:p>
    <w:p w:rsidR="00253B3B" w:rsidP="00544596" w:rsidRDefault="00253B3B" w14:paraId="1BBA061B" w14:textId="77777777">
      <w:pPr>
        <w:spacing w:after="0" w:line="240" w:lineRule="auto"/>
        <w:rPr>
          <w:rFonts w:ascii="Times New Roman" w:hAnsi="Times New Roman" w:cs="Times New Roman"/>
          <w:b w:val="1"/>
          <w:bCs w:val="1"/>
        </w:rPr>
      </w:pPr>
      <w:r w:rsidRPr="58C45076" w:rsidR="00253B3B">
        <w:rPr>
          <w:rFonts w:ascii="Times New Roman" w:hAnsi="Times New Roman" w:cs="Times New Roman"/>
          <w:b w:val="1"/>
          <w:bCs w:val="1"/>
        </w:rPr>
        <w:t>V. Morphology and Diagnostic Features</w:t>
      </w:r>
    </w:p>
    <w:p w:rsidRPr="006853CD" w:rsidR="00544596" w:rsidP="58C45076" w:rsidRDefault="00544596" w14:paraId="6FACEA4D" w14:textId="77777777">
      <w:pPr>
        <w:spacing w:after="0" w:line="240" w:lineRule="auto"/>
        <w:rPr>
          <w:rFonts w:ascii="Times New Roman" w:hAnsi="Times New Roman" w:cs="Times New Roman"/>
        </w:rPr>
      </w:pPr>
    </w:p>
    <w:p w:rsidR="00253B3B" w:rsidP="00544596" w:rsidRDefault="00253B3B" w14:paraId="01CD3DA7" w14:textId="77777777">
      <w:pPr>
        <w:spacing w:after="0" w:line="240" w:lineRule="auto"/>
        <w:rPr>
          <w:rFonts w:ascii="Times New Roman" w:hAnsi="Times New Roman" w:cs="Times New Roman"/>
          <w:b w:val="1"/>
          <w:bCs w:val="1"/>
        </w:rPr>
      </w:pPr>
      <w:r w:rsidRPr="11502018" w:rsidR="00253B3B">
        <w:rPr>
          <w:rFonts w:ascii="Times New Roman" w:hAnsi="Times New Roman" w:cs="Times New Roman"/>
          <w:b w:val="1"/>
          <w:bCs w:val="1"/>
        </w:rPr>
        <w:t>1. Adults</w:t>
      </w:r>
    </w:p>
    <w:p w:rsidRPr="006853CD" w:rsidR="00544596" w:rsidP="11502018" w:rsidRDefault="00544596" w14:paraId="6331C4B4" w14:textId="3F703157">
      <w:pPr>
        <w:spacing w:after="0" w:line="240" w:lineRule="auto"/>
        <w:rPr>
          <w:rFonts w:ascii="Times New Roman" w:hAnsi="Times New Roman" w:cs="Times New Roman"/>
        </w:rPr>
      </w:pPr>
      <w:r w:rsidRPr="11502018" w:rsidR="00544596">
        <w:rPr>
          <w:rFonts w:ascii="Times New Roman" w:hAnsi="Times New Roman" w:cs="Times New Roman"/>
        </w:rPr>
        <w:t xml:space="preserve">Adult </w:t>
      </w:r>
      <w:r w:rsidRPr="11502018" w:rsidR="00544596">
        <w:rPr>
          <w:rFonts w:ascii="Times New Roman" w:hAnsi="Times New Roman" w:cs="Times New Roman"/>
          <w:i w:val="1"/>
          <w:iCs w:val="1"/>
        </w:rPr>
        <w:t>O</w:t>
      </w:r>
      <w:r w:rsidRPr="11502018" w:rsidR="00F01E81">
        <w:rPr>
          <w:rFonts w:ascii="Times New Roman" w:hAnsi="Times New Roman" w:cs="Times New Roman"/>
          <w:i w:val="1"/>
          <w:iCs w:val="1"/>
        </w:rPr>
        <w:t>.</w:t>
      </w:r>
      <w:r w:rsidRPr="11502018" w:rsidR="00544596">
        <w:rPr>
          <w:rFonts w:ascii="Times New Roman" w:hAnsi="Times New Roman" w:cs="Times New Roman"/>
          <w:i w:val="1"/>
          <w:iCs w:val="1"/>
        </w:rPr>
        <w:t>rhinoceros</w:t>
      </w:r>
      <w:r w:rsidRPr="11502018" w:rsidR="00544596">
        <w:rPr>
          <w:rFonts w:ascii="Times New Roman" w:hAnsi="Times New Roman" w:cs="Times New Roman"/>
        </w:rPr>
        <w:t xml:space="preserve"> are robust scarab beetles measuring </w:t>
      </w:r>
      <w:r w:rsidRPr="11502018" w:rsidR="00544596">
        <w:rPr>
          <w:rFonts w:ascii="Times New Roman" w:hAnsi="Times New Roman" w:cs="Times New Roman"/>
        </w:rPr>
        <w:t>approximately 30</w:t>
      </w:r>
      <w:r w:rsidRPr="11502018" w:rsidR="00544596">
        <w:rPr>
          <w:rFonts w:ascii="Times New Roman" w:hAnsi="Times New Roman" w:cs="Times New Roman"/>
        </w:rPr>
        <w:t>–</w:t>
      </w:r>
      <w:r w:rsidRPr="11502018" w:rsidR="00544596">
        <w:rPr>
          <w:rFonts w:ascii="Times New Roman" w:hAnsi="Times New Roman" w:cs="Times New Roman"/>
        </w:rPr>
        <w:t>40 mm</w:t>
      </w:r>
      <w:r w:rsidRPr="11502018" w:rsidR="00544596">
        <w:rPr>
          <w:rFonts w:ascii="Times New Roman" w:hAnsi="Times New Roman" w:cs="Times New Roman"/>
        </w:rPr>
        <w:t xml:space="preserve"> in length and 15–</w:t>
      </w:r>
      <w:r w:rsidRPr="11502018" w:rsidR="00544596">
        <w:rPr>
          <w:rFonts w:ascii="Times New Roman" w:hAnsi="Times New Roman" w:cs="Times New Roman"/>
        </w:rPr>
        <w:t>18 mm</w:t>
      </w:r>
      <w:r w:rsidRPr="11502018" w:rsidR="00544596">
        <w:rPr>
          <w:rFonts w:ascii="Times New Roman" w:hAnsi="Times New Roman" w:cs="Times New Roman"/>
        </w:rPr>
        <w:t xml:space="preserve"> in width, with a glossy exoskeleton that ranges from black to reddish-brown. Pronounced sexual dimorphism is </w:t>
      </w:r>
      <w:r w:rsidRPr="11502018" w:rsidR="00544596">
        <w:rPr>
          <w:rFonts w:ascii="Times New Roman" w:hAnsi="Times New Roman" w:cs="Times New Roman"/>
        </w:rPr>
        <w:t>evident</w:t>
      </w:r>
      <w:r w:rsidRPr="11502018" w:rsidR="00544596">
        <w:rPr>
          <w:rFonts w:ascii="Times New Roman" w:hAnsi="Times New Roman" w:cs="Times New Roman"/>
        </w:rPr>
        <w:t xml:space="preserve">: males bear a long, curved cephalic horn, </w:t>
      </w:r>
      <w:r w:rsidRPr="11502018" w:rsidR="00544596">
        <w:rPr>
          <w:rFonts w:ascii="Times New Roman" w:hAnsi="Times New Roman" w:cs="Times New Roman"/>
        </w:rPr>
        <w:t>whereas</w:t>
      </w:r>
      <w:r w:rsidRPr="11502018" w:rsidR="00544596">
        <w:rPr>
          <w:rFonts w:ascii="Times New Roman" w:hAnsi="Times New Roman" w:cs="Times New Roman"/>
        </w:rPr>
        <w:t xml:space="preserve"> </w:t>
      </w:r>
      <w:r w:rsidRPr="11502018" w:rsidR="00544596">
        <w:rPr>
          <w:rFonts w:ascii="Times New Roman" w:hAnsi="Times New Roman" w:cs="Times New Roman"/>
        </w:rPr>
        <w:t xml:space="preserve">females </w:t>
      </w:r>
      <w:r w:rsidRPr="11502018" w:rsidR="00544596">
        <w:rPr>
          <w:rFonts w:ascii="Times New Roman" w:hAnsi="Times New Roman" w:cs="Times New Roman"/>
        </w:rPr>
        <w:t>possess</w:t>
      </w:r>
      <w:r w:rsidRPr="11502018" w:rsidR="00544596">
        <w:rPr>
          <w:rFonts w:ascii="Times New Roman" w:hAnsi="Times New Roman" w:cs="Times New Roman"/>
        </w:rPr>
        <w:t xml:space="preserve"> a shorter, more truncated horn. The species has fully developed wings, allowing for strong flight capability and </w:t>
      </w:r>
      <w:r w:rsidRPr="11502018" w:rsidR="00544596">
        <w:rPr>
          <w:rFonts w:ascii="Times New Roman" w:hAnsi="Times New Roman" w:cs="Times New Roman"/>
        </w:rPr>
        <w:t>facilitating</w:t>
      </w:r>
      <w:r w:rsidRPr="11502018" w:rsidR="00544596">
        <w:rPr>
          <w:rFonts w:ascii="Times New Roman" w:hAnsi="Times New Roman" w:cs="Times New Roman"/>
        </w:rPr>
        <w:t xml:space="preserve"> dispersal over considerable distances.</w:t>
      </w:r>
    </w:p>
    <w:p w:rsidRPr="006853CD" w:rsidR="00253B3B" w:rsidP="11502018" w:rsidRDefault="00253B3B" w14:paraId="703F841A" w14:textId="17056B74">
      <w:pPr>
        <w:spacing w:after="0" w:line="240" w:lineRule="auto"/>
        <w:rPr>
          <w:rFonts w:ascii="Times New Roman" w:hAnsi="Times New Roman" w:cs="Times New Roman"/>
        </w:rPr>
      </w:pPr>
      <w:del w:author="Smith-Herron, Autumn" w:date="2026-04-13T10:36:00Z" w16du:dateUtc="2026-04-13T15:36:00Z" w:id="206">
        <w:r w:rsidRPr="006853CD" w:rsidDel="00544596">
          <w:rPr>
            <w:rFonts w:ascii="Times New Roman" w:hAnsi="Times New Roman" w:cs="Times New Roman"/>
          </w:rPr>
          <w:tab/>
        </w:r>
      </w:del>
      <w:r>
        <w:tab/>
      </w:r>
    </w:p>
    <w:p w:rsidRPr="006853CD" w:rsidR="00540896" w:rsidP="11502018" w:rsidRDefault="00540896" w14:paraId="792D737C" w14:textId="77777777">
      <w:pPr>
        <w:spacing w:after="0" w:line="240" w:lineRule="auto"/>
        <w:rPr>
          <w:rFonts w:ascii="Times New Roman" w:hAnsi="Times New Roman" w:cs="Times New Roman"/>
        </w:rPr>
      </w:pPr>
    </w:p>
    <w:p w:rsidRPr="006853CD" w:rsidR="00540896" w:rsidP="11502018" w:rsidRDefault="00540896" w14:paraId="226F7597" w14:textId="5B61069B">
      <w:pPr>
        <w:spacing w:after="0" w:line="240" w:lineRule="auto"/>
        <w:rPr>
          <w:rFonts w:ascii="Times New Roman" w:hAnsi="Times New Roman" w:cs="Times New Roman"/>
        </w:rPr>
      </w:pPr>
      <w:r w:rsidRPr="11502018" w:rsidR="00544596">
        <w:rPr>
          <w:rFonts w:ascii="Times New Roman" w:hAnsi="Times New Roman" w:cs="Times New Roman"/>
        </w:rPr>
        <w:t xml:space="preserve">Key diagnostic traits of </w:t>
      </w:r>
      <w:r w:rsidRPr="11502018" w:rsidR="00544596">
        <w:rPr>
          <w:rFonts w:ascii="Times New Roman" w:hAnsi="Times New Roman" w:cs="Times New Roman"/>
          <w:i w:val="1"/>
          <w:iCs w:val="1"/>
        </w:rPr>
        <w:t>O</w:t>
      </w:r>
      <w:r w:rsidRPr="11502018" w:rsidR="00F01E81">
        <w:rPr>
          <w:rFonts w:ascii="Times New Roman" w:hAnsi="Times New Roman" w:cs="Times New Roman"/>
          <w:i w:val="1"/>
          <w:iCs w:val="1"/>
        </w:rPr>
        <w:t>.</w:t>
      </w:r>
      <w:r w:rsidRPr="11502018" w:rsidR="00544596">
        <w:rPr>
          <w:rFonts w:ascii="Times New Roman" w:hAnsi="Times New Roman" w:cs="Times New Roman"/>
          <w:i w:val="1"/>
          <w:iCs w:val="1"/>
        </w:rPr>
        <w:t>rhinoceros</w:t>
      </w:r>
      <w:r w:rsidRPr="11502018" w:rsidR="00544596">
        <w:rPr>
          <w:rFonts w:ascii="Times New Roman" w:hAnsi="Times New Roman" w:cs="Times New Roman"/>
        </w:rPr>
        <w:t xml:space="preserve"> include distinctly punctate elytra, which give the wing covers a textured appearance; robust tibial spines adapted for digging and movement through organic material; and sexually dimorphic horn morphology, with variation in shape and length serving as an important characteristic for identification.</w:t>
      </w:r>
    </w:p>
    <w:p w:rsidR="00253B3B" w:rsidP="00544596" w:rsidRDefault="00253B3B" w14:paraId="56A062D2" w14:textId="5FB4495E">
      <w:pPr>
        <w:spacing w:after="0" w:line="240" w:lineRule="auto"/>
        <w:rPr>
          <w:rFonts w:ascii="Times New Roman" w:hAnsi="Times New Roman" w:cs="Times New Roman"/>
          <w:b w:val="1"/>
          <w:bCs w:val="1"/>
        </w:rPr>
      </w:pPr>
      <w:r w:rsidRPr="11502018" w:rsidR="00253B3B">
        <w:rPr>
          <w:rFonts w:ascii="Times New Roman" w:hAnsi="Times New Roman" w:cs="Times New Roman"/>
          <w:b w:val="1"/>
          <w:bCs w:val="1"/>
        </w:rPr>
        <w:t>2. Larvae</w:t>
      </w:r>
    </w:p>
    <w:p w:rsidR="00F01E81" w:rsidP="00544596" w:rsidRDefault="00F01E81" w14:paraId="518C2D04" w14:textId="77777777">
      <w:pPr>
        <w:spacing w:after="0" w:line="240" w:lineRule="auto"/>
        <w:rPr>
          <w:rFonts w:ascii="Times New Roman" w:hAnsi="Times New Roman" w:cs="Times New Roman"/>
          <w:b w:val="1"/>
          <w:bCs w:val="1"/>
        </w:rPr>
      </w:pPr>
    </w:p>
    <w:p w:rsidRPr="006853CD" w:rsidR="00F01E81" w:rsidP="58C45076" w:rsidRDefault="00F01E81" w14:paraId="1F44114D" w14:textId="3155C542">
      <w:pPr>
        <w:spacing w:after="0" w:line="240" w:lineRule="auto"/>
        <w:rPr>
          <w:rFonts w:ascii="Times New Roman" w:hAnsi="Times New Roman" w:cs="Times New Roman"/>
        </w:rPr>
      </w:pPr>
      <w:r w:rsidRPr="58C45076" w:rsidR="00F01E81">
        <w:rPr>
          <w:rFonts w:ascii="Times New Roman" w:hAnsi="Times New Roman" w:cs="Times New Roman"/>
        </w:rPr>
        <w:t>Larvae of</w:t>
      </w:r>
      <w:r w:rsidRPr="58C45076" w:rsidR="00F01E81">
        <w:rPr>
          <w:rFonts w:ascii="Times New Roman" w:hAnsi="Times New Roman" w:cs="Times New Roman"/>
        </w:rPr>
        <w:t xml:space="preserve"> </w:t>
      </w:r>
      <w:r w:rsidRPr="58C45076" w:rsidR="00F01E81">
        <w:rPr>
          <w:rFonts w:ascii="Times New Roman" w:hAnsi="Times New Roman" w:cs="Times New Roman"/>
          <w:i w:val="1"/>
          <w:iCs w:val="1"/>
        </w:rPr>
        <w:t>O</w:t>
      </w:r>
      <w:r w:rsidRPr="58C45076" w:rsidR="00F01E81">
        <w:rPr>
          <w:rFonts w:ascii="Times New Roman" w:hAnsi="Times New Roman" w:cs="Times New Roman"/>
          <w:i w:val="1"/>
          <w:iCs w:val="1"/>
        </w:rPr>
        <w:t>.</w:t>
      </w:r>
      <w:r w:rsidRPr="58C45076" w:rsidR="00F01E81">
        <w:rPr>
          <w:rFonts w:ascii="Times New Roman" w:hAnsi="Times New Roman" w:cs="Times New Roman"/>
          <w:i w:val="1"/>
          <w:iCs w:val="1"/>
        </w:rPr>
        <w:t>rhinoceros</w:t>
      </w:r>
      <w:r w:rsidRPr="58C45076" w:rsidR="00F01E81">
        <w:rPr>
          <w:rFonts w:ascii="Times New Roman" w:hAnsi="Times New Roman" w:cs="Times New Roman"/>
        </w:rPr>
        <w:t xml:space="preserve"> are soft-bodied, creamy white, and characteristically C-shaped, typical of scarab beetles. Development proceeds through three larval instars, with individuals reaching </w:t>
      </w:r>
      <w:r w:rsidRPr="58C45076" w:rsidR="00F01E81">
        <w:rPr>
          <w:rFonts w:ascii="Times New Roman" w:hAnsi="Times New Roman" w:cs="Times New Roman"/>
        </w:rPr>
        <w:t>approximately 60</w:t>
      </w:r>
      <w:r w:rsidRPr="58C45076" w:rsidR="00F01E81">
        <w:rPr>
          <w:rFonts w:ascii="Times New Roman" w:hAnsi="Times New Roman" w:cs="Times New Roman"/>
        </w:rPr>
        <w:t>–</w:t>
      </w:r>
      <w:r w:rsidRPr="58C45076" w:rsidR="00F01E81">
        <w:rPr>
          <w:rFonts w:ascii="Times New Roman" w:hAnsi="Times New Roman" w:cs="Times New Roman"/>
        </w:rPr>
        <w:t>80 mm</w:t>
      </w:r>
      <w:r w:rsidRPr="58C45076" w:rsidR="00F01E81">
        <w:rPr>
          <w:rFonts w:ascii="Times New Roman" w:hAnsi="Times New Roman" w:cs="Times New Roman"/>
        </w:rPr>
        <w:t xml:space="preserve"> in length at the final stage. Larvae are saprophagous, feeding exclusively on decomposing organic matter such as decaying wood, compost, and palm debris.</w:t>
      </w:r>
    </w:p>
    <w:p w:rsidRPr="006853CD" w:rsidR="00253B3B" w:rsidP="58C45076" w:rsidRDefault="00253B3B" w14:paraId="0B8D5D06" w14:textId="0CBE877B">
      <w:pPr>
        <w:pStyle w:val="Normal"/>
        <w:spacing w:after="0" w:line="240" w:lineRule="auto"/>
        <w:rPr>
          <w:rFonts w:ascii="Times New Roman" w:hAnsi="Times New Roman" w:cs="Times New Roman"/>
        </w:rPr>
      </w:pPr>
      <w:del w:author="Smith-Herron, Autumn" w:date="2026-04-13T10:39:00Z" w16du:dateUtc="2026-04-13T15:39:00Z" w:id="240">
        <w:r w:rsidRPr="006853CD" w:rsidDel="00F01E81">
          <w:rPr>
            <w:rFonts w:ascii="Times New Roman" w:hAnsi="Times New Roman" w:cs="Times New Roman"/>
          </w:rPr>
          <w:tab/>
        </w:r>
      </w:del>
    </w:p>
    <w:p w:rsidRPr="006853CD" w:rsidR="00253B3B" w:rsidP="58C45076" w:rsidRDefault="00253B3B" w14:paraId="49365CE3" w14:textId="77777777">
      <w:pPr>
        <w:spacing w:after="0" w:line="240" w:lineRule="auto"/>
        <w:rPr>
          <w:rFonts w:ascii="Times New Roman" w:hAnsi="Times New Roman" w:cs="Times New Roman"/>
        </w:rPr>
      </w:pPr>
    </w:p>
    <w:p w:rsidR="00253B3B" w:rsidP="00544596" w:rsidRDefault="00253B3B" w14:paraId="459642A9" w14:textId="77777777">
      <w:pPr>
        <w:spacing w:after="0" w:line="240" w:lineRule="auto"/>
        <w:rPr>
          <w:rFonts w:ascii="Times New Roman" w:hAnsi="Times New Roman" w:cs="Times New Roman"/>
          <w:b w:val="1"/>
          <w:bCs w:val="1"/>
        </w:rPr>
      </w:pPr>
      <w:r w:rsidRPr="11502018" w:rsidR="00253B3B">
        <w:rPr>
          <w:rFonts w:ascii="Times New Roman" w:hAnsi="Times New Roman" w:cs="Times New Roman"/>
          <w:b w:val="1"/>
          <w:bCs w:val="1"/>
        </w:rPr>
        <w:t>3. Eggs and Pupae</w:t>
      </w:r>
    </w:p>
    <w:p w:rsidR="0056510E" w:rsidP="00544596" w:rsidRDefault="0056510E" w14:paraId="7BFC7467" w14:textId="77777777">
      <w:pPr>
        <w:spacing w:after="0" w:line="240" w:lineRule="auto"/>
        <w:rPr>
          <w:rFonts w:ascii="Times New Roman" w:hAnsi="Times New Roman" w:cs="Times New Roman"/>
          <w:b w:val="1"/>
          <w:bCs w:val="1"/>
        </w:rPr>
      </w:pPr>
    </w:p>
    <w:p w:rsidRPr="006853CD" w:rsidR="0056510E" w:rsidP="58C45076" w:rsidRDefault="0056510E" w14:paraId="5AFA7F12" w14:textId="485AA2EA">
      <w:pPr>
        <w:spacing w:after="0" w:line="240" w:lineRule="auto"/>
        <w:rPr>
          <w:rFonts w:ascii="Times New Roman" w:hAnsi="Times New Roman" w:cs="Times New Roman"/>
        </w:rPr>
      </w:pPr>
      <w:r w:rsidRPr="58C45076" w:rsidR="0056510E">
        <w:rPr>
          <w:rFonts w:ascii="Times New Roman" w:hAnsi="Times New Roman" w:cs="Times New Roman"/>
        </w:rPr>
        <w:t xml:space="preserve">Eggs of </w:t>
      </w:r>
      <w:r w:rsidRPr="58C45076" w:rsidR="0056510E">
        <w:rPr>
          <w:rFonts w:ascii="Times New Roman" w:hAnsi="Times New Roman" w:cs="Times New Roman"/>
          <w:i w:val="1"/>
          <w:iCs w:val="1"/>
        </w:rPr>
        <w:t>O</w:t>
      </w:r>
      <w:r w:rsidRPr="58C45076" w:rsidR="0056510E">
        <w:rPr>
          <w:rFonts w:ascii="Times New Roman" w:hAnsi="Times New Roman" w:cs="Times New Roman"/>
          <w:i w:val="1"/>
          <w:iCs w:val="1"/>
        </w:rPr>
        <w:t>.</w:t>
      </w:r>
      <w:r w:rsidRPr="58C45076" w:rsidR="0056510E">
        <w:rPr>
          <w:rFonts w:ascii="Times New Roman" w:hAnsi="Times New Roman" w:cs="Times New Roman"/>
          <w:i w:val="1"/>
          <w:iCs w:val="1"/>
        </w:rPr>
        <w:t>rhinoceros</w:t>
      </w:r>
      <w:r w:rsidRPr="58C45076" w:rsidR="0056510E">
        <w:rPr>
          <w:rFonts w:ascii="Times New Roman" w:hAnsi="Times New Roman" w:cs="Times New Roman"/>
        </w:rPr>
        <w:t xml:space="preserve"> are cream-white, oval, and </w:t>
      </w:r>
      <w:r w:rsidRPr="58C45076" w:rsidR="0056510E">
        <w:rPr>
          <w:rFonts w:ascii="Times New Roman" w:hAnsi="Times New Roman" w:cs="Times New Roman"/>
        </w:rPr>
        <w:t>approximately 3</w:t>
      </w:r>
      <w:r w:rsidRPr="58C45076" w:rsidR="0056510E">
        <w:rPr>
          <w:rFonts w:ascii="Times New Roman" w:hAnsi="Times New Roman" w:cs="Times New Roman"/>
        </w:rPr>
        <w:t>–</w:t>
      </w:r>
      <w:r w:rsidRPr="58C45076" w:rsidR="0056510E">
        <w:rPr>
          <w:rFonts w:ascii="Times New Roman" w:hAnsi="Times New Roman" w:cs="Times New Roman"/>
        </w:rPr>
        <w:t>4 mm</w:t>
      </w:r>
      <w:r w:rsidRPr="58C45076" w:rsidR="0056510E">
        <w:rPr>
          <w:rFonts w:ascii="Times New Roman" w:hAnsi="Times New Roman" w:cs="Times New Roman"/>
        </w:rPr>
        <w:t xml:space="preserve"> in length, typically deposited in moist, decaying organic material that supports early development. Pupae are exarate, with appendages free and visible, and are formed within protective earthen chambers constructed in the surrounding substrate.</w:t>
      </w:r>
    </w:p>
    <w:p w:rsidRPr="006853CD" w:rsidR="00253B3B" w:rsidP="58C45076" w:rsidRDefault="00253B3B" w14:paraId="73D44944" w14:textId="4B710E80">
      <w:pPr>
        <w:pStyle w:val="Normal"/>
        <w:spacing w:after="0" w:line="240" w:lineRule="auto"/>
        <w:rPr>
          <w:rFonts w:ascii="Times New Roman" w:hAnsi="Times New Roman" w:cs="Times New Roman"/>
        </w:rPr>
      </w:pPr>
      <w:del w:author="Smith-Herron, Autumn" w:date="2026-04-13T10:39:00Z" w16du:dateUtc="2026-04-13T15:39:00Z" w:id="252">
        <w:r w:rsidRPr="006853CD" w:rsidDel="0056510E">
          <w:rPr>
            <w:rFonts w:ascii="Times New Roman" w:hAnsi="Times New Roman" w:cs="Times New Roman"/>
          </w:rPr>
          <w:tab/>
        </w:r>
      </w:del>
    </w:p>
    <w:p w:rsidRPr="006853CD" w:rsidR="00253B3B" w:rsidP="58C45076" w:rsidRDefault="00253B3B" w14:paraId="320BAA71" w14:textId="77777777">
      <w:pPr>
        <w:spacing w:after="0" w:line="240" w:lineRule="auto"/>
        <w:rPr>
          <w:rFonts w:ascii="Times New Roman" w:hAnsi="Times New Roman" w:cs="Times New Roman"/>
        </w:rPr>
      </w:pPr>
    </w:p>
    <w:p w:rsidRPr="006853CD" w:rsidR="00253B3B" w:rsidP="58C45076" w:rsidRDefault="00253B3B" w14:paraId="04968ABE" w14:textId="77777777">
      <w:pPr>
        <w:spacing w:after="0" w:line="240" w:lineRule="auto"/>
        <w:rPr>
          <w:rFonts w:ascii="Times New Roman" w:hAnsi="Times New Roman" w:cs="Times New Roman"/>
        </w:rPr>
      </w:pPr>
      <w:r w:rsidRPr="58C45076" w:rsidR="00253B3B">
        <w:rPr>
          <w:rFonts w:ascii="Times New Roman" w:hAnsi="Times New Roman" w:cs="Times New Roman"/>
        </w:rPr>
        <w:t>Genetic identification through COI barcoding distinguishes CRB-S vs. CRB-G types.</w:t>
      </w:r>
    </w:p>
    <w:p w:rsidRPr="006853CD" w:rsidR="00540896" w:rsidP="58C45076" w:rsidRDefault="00540896" w14:paraId="208B5734" w14:textId="77777777">
      <w:pPr>
        <w:spacing w:after="0" w:line="240" w:lineRule="auto"/>
        <w:rPr>
          <w:rFonts w:ascii="Times New Roman" w:hAnsi="Times New Roman" w:cs="Times New Roman"/>
        </w:rPr>
      </w:pPr>
    </w:p>
    <w:p w:rsidR="00253B3B" w:rsidP="00544596" w:rsidRDefault="00253B3B" w14:paraId="125BC01B" w14:textId="78A9AE29">
      <w:pPr>
        <w:spacing w:after="0" w:line="240" w:lineRule="auto"/>
        <w:rPr>
          <w:rFonts w:ascii="Times New Roman" w:hAnsi="Times New Roman" w:cs="Times New Roman"/>
          <w:b w:val="1"/>
          <w:bCs w:val="1"/>
        </w:rPr>
      </w:pPr>
      <w:r w:rsidRPr="58C45076" w:rsidR="00253B3B">
        <w:rPr>
          <w:rFonts w:ascii="Times New Roman" w:hAnsi="Times New Roman" w:cs="Times New Roman"/>
          <w:b w:val="1"/>
          <w:bCs w:val="1"/>
        </w:rPr>
        <w:t>VI. Biology, Behavior, and Ecology</w:t>
      </w:r>
    </w:p>
    <w:p w:rsidRPr="006853CD" w:rsidR="0056510E" w:rsidP="58C45076" w:rsidRDefault="0056510E" w14:paraId="190AF771" w14:textId="77777777">
      <w:pPr>
        <w:spacing w:after="0" w:line="240" w:lineRule="auto"/>
        <w:rPr>
          <w:rFonts w:ascii="Times New Roman" w:hAnsi="Times New Roman" w:cs="Times New Roman"/>
        </w:rPr>
      </w:pPr>
    </w:p>
    <w:p w:rsidRPr="006853CD" w:rsidR="00253B3B" w:rsidP="58C45076" w:rsidRDefault="00253B3B" w14:paraId="51AA5834"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A. Feeding Behavior</w:t>
      </w:r>
    </w:p>
    <w:p w:rsidRPr="006853CD" w:rsidR="00540896" w:rsidP="58C45076" w:rsidRDefault="00540896" w14:paraId="53DCE60F" w14:textId="1289166E">
      <w:pPr>
        <w:spacing w:after="0" w:line="240" w:lineRule="auto"/>
        <w:rPr>
          <w:rFonts w:ascii="Times New Roman" w:hAnsi="Times New Roman" w:cs="Times New Roman"/>
        </w:rPr>
      </w:pPr>
      <w:r w:rsidRPr="58C45076" w:rsidR="0056510E">
        <w:rPr>
          <w:rFonts w:ascii="Times New Roman" w:hAnsi="Times New Roman" w:cs="Times New Roman"/>
        </w:rPr>
        <w:t xml:space="preserve">Adult </w:t>
      </w:r>
      <w:r w:rsidRPr="58C45076" w:rsidR="0056510E">
        <w:rPr>
          <w:rFonts w:ascii="Times New Roman" w:hAnsi="Times New Roman" w:cs="Times New Roman"/>
          <w:i w:val="1"/>
          <w:iCs w:val="1"/>
        </w:rPr>
        <w:t>O</w:t>
      </w:r>
      <w:r w:rsidRPr="58C45076" w:rsidR="0056510E">
        <w:rPr>
          <w:rFonts w:ascii="Times New Roman" w:hAnsi="Times New Roman" w:cs="Times New Roman"/>
          <w:i w:val="1"/>
          <w:iCs w:val="1"/>
        </w:rPr>
        <w:t>.</w:t>
      </w:r>
      <w:r w:rsidRPr="58C45076" w:rsidR="0056510E">
        <w:rPr>
          <w:rFonts w:ascii="Times New Roman" w:hAnsi="Times New Roman" w:cs="Times New Roman"/>
          <w:i w:val="1"/>
          <w:iCs w:val="1"/>
        </w:rPr>
        <w:t xml:space="preserve"> rhinoceros</w:t>
      </w:r>
      <w:r w:rsidRPr="58C45076" w:rsidR="0056510E">
        <w:rPr>
          <w:rFonts w:ascii="Times New Roman" w:hAnsi="Times New Roman" w:cs="Times New Roman"/>
        </w:rPr>
        <w:t xml:space="preserve"> feed by boring into unopened fronds and inflorescences, causing characteristic damage that includes V-shaped notches on emerging leaves, deep boreholes penetrating multiple leaf layers, and sap exudation from feeding sites. In contrast, larvae do not directly damage living plant tissue; however, by developing in decomposing organic matter, they </w:t>
      </w:r>
      <w:r w:rsidRPr="58C45076" w:rsidR="0056510E">
        <w:rPr>
          <w:rFonts w:ascii="Times New Roman" w:hAnsi="Times New Roman" w:cs="Times New Roman"/>
        </w:rPr>
        <w:t>play a critical role in sustaining and increasing local beetle populations.</w:t>
      </w:r>
    </w:p>
    <w:p w:rsidR="00253B3B" w:rsidP="00544596" w:rsidRDefault="00253B3B" w14:paraId="5D13863E" w14:textId="1C9D268E">
      <w:pPr>
        <w:spacing w:after="0" w:line="240" w:lineRule="auto"/>
        <w:rPr>
          <w:rFonts w:ascii="Times New Roman" w:hAnsi="Times New Roman" w:cs="Times New Roman"/>
          <w:b w:val="1"/>
          <w:bCs w:val="1"/>
        </w:rPr>
      </w:pPr>
      <w:r w:rsidRPr="11502018" w:rsidR="00253B3B">
        <w:rPr>
          <w:rFonts w:ascii="Times New Roman" w:hAnsi="Times New Roman" w:cs="Times New Roman"/>
          <w:b w:val="1"/>
          <w:bCs w:val="1"/>
        </w:rPr>
        <w:t>B. Flight Ecology</w:t>
      </w:r>
    </w:p>
    <w:p w:rsidR="0056510E" w:rsidP="00544596" w:rsidRDefault="0056510E" w14:paraId="2F39C9B5" w14:textId="77777777">
      <w:pPr>
        <w:spacing w:after="0" w:line="240" w:lineRule="auto"/>
        <w:rPr>
          <w:rFonts w:ascii="Times New Roman" w:hAnsi="Times New Roman" w:cs="Times New Roman"/>
          <w:b w:val="1"/>
          <w:bCs w:val="1"/>
        </w:rPr>
      </w:pPr>
    </w:p>
    <w:p w:rsidRPr="006853CD" w:rsidR="0056510E" w:rsidP="58C45076" w:rsidRDefault="0056510E" w14:paraId="432BA8FC" w14:textId="43BEC4A7">
      <w:pPr>
        <w:spacing w:after="0" w:line="240" w:lineRule="auto"/>
        <w:rPr>
          <w:rFonts w:ascii="Times New Roman" w:hAnsi="Times New Roman" w:cs="Times New Roman"/>
        </w:rPr>
      </w:pPr>
      <w:r w:rsidRPr="58C45076" w:rsidR="0056510E">
        <w:rPr>
          <w:rFonts w:ascii="Times New Roman" w:hAnsi="Times New Roman" w:cs="Times New Roman"/>
        </w:rPr>
        <w:t xml:space="preserve">Adult </w:t>
      </w:r>
      <w:r w:rsidRPr="58C45076" w:rsidR="0056510E">
        <w:rPr>
          <w:rFonts w:ascii="Times New Roman" w:hAnsi="Times New Roman" w:cs="Times New Roman"/>
          <w:i w:val="1"/>
          <w:iCs w:val="1"/>
        </w:rPr>
        <w:t>Oryctes</w:t>
      </w:r>
      <w:r w:rsidRPr="58C45076" w:rsidR="0056510E">
        <w:rPr>
          <w:rFonts w:ascii="Times New Roman" w:hAnsi="Times New Roman" w:cs="Times New Roman"/>
          <w:i w:val="1"/>
          <w:iCs w:val="1"/>
        </w:rPr>
        <w:t xml:space="preserve"> rhinoceros</w:t>
      </w:r>
      <w:r w:rsidRPr="58C45076" w:rsidR="0056510E">
        <w:rPr>
          <w:rFonts w:ascii="Times New Roman" w:hAnsi="Times New Roman" w:cs="Times New Roman"/>
        </w:rPr>
        <w:t xml:space="preserve"> are primarily crepuscular to nocturnal, with peak flight activity occurring at dusk and during the early night hours. </w:t>
      </w:r>
      <w:r w:rsidRPr="58C45076" w:rsidR="0056510E">
        <w:rPr>
          <w:rFonts w:ascii="Times New Roman" w:hAnsi="Times New Roman" w:cs="Times New Roman"/>
        </w:rPr>
        <w:t xml:space="preserve">Individuals </w:t>
      </w:r>
      <w:r w:rsidRPr="58C45076" w:rsidR="0056510E">
        <w:rPr>
          <w:rFonts w:ascii="Times New Roman" w:hAnsi="Times New Roman" w:cs="Times New Roman"/>
        </w:rPr>
        <w:t>are capable of dispersing</w:t>
      </w:r>
      <w:r w:rsidRPr="58C45076" w:rsidR="0056510E">
        <w:rPr>
          <w:rFonts w:ascii="Times New Roman" w:hAnsi="Times New Roman" w:cs="Times New Roman"/>
        </w:rPr>
        <w:t xml:space="preserve"> over distances of approximately 3–5 km, facilitating local spread.</w:t>
      </w:r>
      <w:r w:rsidRPr="58C45076" w:rsidR="0056510E">
        <w:rPr>
          <w:rFonts w:ascii="Times New Roman" w:hAnsi="Times New Roman" w:cs="Times New Roman"/>
        </w:rPr>
        <w:t xml:space="preserve"> Flight activity is strongly influenced by environmental conditions, increasing under high humidity and following rainfall events. Adults are also attracted to the </w:t>
      </w:r>
      <w:r w:rsidRPr="58C45076" w:rsidR="0056510E">
        <w:rPr>
          <w:rFonts w:ascii="Times New Roman" w:hAnsi="Times New Roman" w:cs="Times New Roman"/>
        </w:rPr>
        <w:t>aggregation</w:t>
      </w:r>
      <w:r w:rsidRPr="58C45076" w:rsidR="0056510E">
        <w:rPr>
          <w:rFonts w:ascii="Times New Roman" w:hAnsi="Times New Roman" w:cs="Times New Roman"/>
        </w:rPr>
        <w:t xml:space="preserve"> pheromone ethyl 4-methyloctanoate (E4-M), which plays a key role in monitoring and management strategies (</w:t>
      </w:r>
      <w:r w:rsidRPr="58C45076" w:rsidR="0056510E">
        <w:rPr>
          <w:rFonts w:ascii="Times New Roman" w:hAnsi="Times New Roman" w:cs="Times New Roman"/>
        </w:rPr>
        <w:t>Faleiro</w:t>
      </w:r>
      <w:r w:rsidRPr="58C45076" w:rsidR="0056510E">
        <w:rPr>
          <w:rFonts w:ascii="Times New Roman" w:hAnsi="Times New Roman" w:cs="Times New Roman"/>
        </w:rPr>
        <w:t>, 2019).</w:t>
      </w:r>
    </w:p>
    <w:p w:rsidRPr="006853CD" w:rsidR="00253B3B" w:rsidP="58C45076" w:rsidRDefault="00253B3B" w14:paraId="5258A24F" w14:textId="2B2C5E24">
      <w:pPr>
        <w:pStyle w:val="Normal"/>
        <w:spacing w:after="0" w:line="240" w:lineRule="auto"/>
        <w:rPr>
          <w:rFonts w:ascii="Times New Roman" w:hAnsi="Times New Roman" w:cs="Times New Roman"/>
        </w:rPr>
      </w:pPr>
      <w:del w:author="Smith-Herron, Autumn" w:date="2026-04-13T10:42:00Z" w16du:dateUtc="2026-04-13T15:42:00Z" w:id="294">
        <w:r w:rsidRPr="006853CD" w:rsidDel="0056510E">
          <w:rPr>
            <w:rFonts w:ascii="Times New Roman" w:hAnsi="Times New Roman" w:cs="Times New Roman"/>
          </w:rPr>
          <w:tab/>
        </w:r>
      </w:del>
    </w:p>
    <w:p w:rsidRPr="006853CD" w:rsidR="00540896" w:rsidP="58C45076" w:rsidRDefault="00540896" w14:paraId="36014E20" w14:textId="77777777">
      <w:pPr>
        <w:spacing w:after="0" w:line="240" w:lineRule="auto"/>
        <w:rPr>
          <w:rFonts w:ascii="Times New Roman" w:hAnsi="Times New Roman" w:cs="Times New Roman"/>
        </w:rPr>
      </w:pPr>
    </w:p>
    <w:p w:rsidR="00253B3B" w:rsidP="00544596" w:rsidRDefault="00253B3B" w14:paraId="15D19A9F" w14:textId="5C72AA6F">
      <w:pPr>
        <w:spacing w:after="0" w:line="240" w:lineRule="auto"/>
        <w:rPr>
          <w:rFonts w:ascii="Times New Roman" w:hAnsi="Times New Roman" w:cs="Times New Roman"/>
          <w:b w:val="1"/>
          <w:bCs w:val="1"/>
        </w:rPr>
      </w:pPr>
      <w:r w:rsidRPr="11502018" w:rsidR="00253B3B">
        <w:rPr>
          <w:rFonts w:ascii="Times New Roman" w:hAnsi="Times New Roman" w:cs="Times New Roman"/>
          <w:b w:val="1"/>
          <w:bCs w:val="1"/>
        </w:rPr>
        <w:t>C. Population Dynamics</w:t>
      </w:r>
    </w:p>
    <w:p w:rsidR="0056510E" w:rsidP="00544596" w:rsidRDefault="0056510E" w14:paraId="322EA423" w14:textId="77777777">
      <w:pPr>
        <w:spacing w:after="0" w:line="240" w:lineRule="auto"/>
        <w:rPr>
          <w:rFonts w:ascii="Times New Roman" w:hAnsi="Times New Roman" w:cs="Times New Roman"/>
          <w:b w:val="1"/>
          <w:bCs w:val="1"/>
        </w:rPr>
      </w:pPr>
    </w:p>
    <w:p w:rsidRPr="006853CD" w:rsidR="0056510E" w:rsidP="58C45076" w:rsidRDefault="0056510E" w14:paraId="40EF6DD5" w14:textId="259DC56E">
      <w:pPr>
        <w:spacing w:after="0" w:line="240" w:lineRule="auto"/>
        <w:rPr>
          <w:rFonts w:ascii="Times New Roman" w:hAnsi="Times New Roman" w:cs="Times New Roman"/>
        </w:rPr>
      </w:pPr>
      <w:r w:rsidRPr="58C45076" w:rsidR="0056510E">
        <w:rPr>
          <w:rFonts w:ascii="Times New Roman" w:hAnsi="Times New Roman" w:cs="Times New Roman"/>
        </w:rPr>
        <w:t xml:space="preserve">Outbreaks of </w:t>
      </w:r>
      <w:r w:rsidRPr="58C45076" w:rsidR="0056510E">
        <w:rPr>
          <w:rFonts w:ascii="Times New Roman" w:hAnsi="Times New Roman" w:cs="Times New Roman"/>
          <w:i w:val="1"/>
          <w:iCs w:val="1"/>
        </w:rPr>
        <w:t>O</w:t>
      </w:r>
      <w:r w:rsidRPr="58C45076" w:rsidR="0056510E">
        <w:rPr>
          <w:rFonts w:ascii="Times New Roman" w:hAnsi="Times New Roman" w:cs="Times New Roman"/>
          <w:i w:val="1"/>
          <w:iCs w:val="1"/>
        </w:rPr>
        <w:t>.</w:t>
      </w:r>
      <w:r w:rsidRPr="58C45076" w:rsidR="0056510E">
        <w:rPr>
          <w:rFonts w:ascii="Times New Roman" w:hAnsi="Times New Roman" w:cs="Times New Roman"/>
          <w:i w:val="1"/>
          <w:iCs w:val="1"/>
        </w:rPr>
        <w:t>rhinoceros</w:t>
      </w:r>
      <w:r w:rsidRPr="58C45076" w:rsidR="0056510E">
        <w:rPr>
          <w:rFonts w:ascii="Times New Roman" w:hAnsi="Times New Roman" w:cs="Times New Roman"/>
        </w:rPr>
        <w:t xml:space="preserve"> are </w:t>
      </w:r>
      <w:r w:rsidRPr="58C45076" w:rsidR="0056510E">
        <w:rPr>
          <w:rFonts w:ascii="Times New Roman" w:hAnsi="Times New Roman" w:cs="Times New Roman"/>
        </w:rPr>
        <w:t>closely linked</w:t>
      </w:r>
      <w:r w:rsidRPr="58C45076" w:rsidR="0056510E">
        <w:rPr>
          <w:rFonts w:ascii="Times New Roman" w:hAnsi="Times New Roman" w:cs="Times New Roman"/>
        </w:rPr>
        <w:t xml:space="preserve"> to the availability of suitable breeding substrates and weakened biological control pressures. Population increases are commonly associated with accumulations of cyclone-generated debris, unmanaged compost piles, and abandoned coconut stands that provide abundant larval habitat. In addition, reduced </w:t>
      </w:r>
      <w:r w:rsidRPr="58C45076" w:rsidR="0056510E">
        <w:rPr>
          <w:rFonts w:ascii="Times New Roman" w:hAnsi="Times New Roman" w:cs="Times New Roman"/>
        </w:rPr>
        <w:t>efficacy</w:t>
      </w:r>
      <w:r w:rsidRPr="58C45076" w:rsidR="0056510E">
        <w:rPr>
          <w:rFonts w:ascii="Times New Roman" w:hAnsi="Times New Roman" w:cs="Times New Roman"/>
        </w:rPr>
        <w:t xml:space="preserve"> or prevalence of </w:t>
      </w:r>
      <w:r w:rsidRPr="58C45076" w:rsidR="0056510E">
        <w:rPr>
          <w:rFonts w:ascii="Times New Roman" w:hAnsi="Times New Roman" w:cs="Times New Roman"/>
          <w:i w:val="1"/>
          <w:iCs w:val="1"/>
        </w:rPr>
        <w:t>O</w:t>
      </w:r>
      <w:r w:rsidRPr="58C45076" w:rsidR="0056510E">
        <w:rPr>
          <w:rFonts w:ascii="Times New Roman" w:hAnsi="Times New Roman" w:cs="Times New Roman"/>
          <w:i w:val="1"/>
          <w:iCs w:val="1"/>
        </w:rPr>
        <w:t>.</w:t>
      </w:r>
      <w:r w:rsidRPr="58C45076" w:rsidR="0056510E">
        <w:rPr>
          <w:rFonts w:ascii="Times New Roman" w:hAnsi="Times New Roman" w:cs="Times New Roman"/>
          <w:i w:val="1"/>
          <w:iCs w:val="1"/>
        </w:rPr>
        <w:t xml:space="preserve"> rhinoceros</w:t>
      </w:r>
      <w:r w:rsidRPr="58C45076" w:rsidR="0056510E">
        <w:rPr>
          <w:rFonts w:ascii="Times New Roman" w:hAnsi="Times New Roman" w:cs="Times New Roman"/>
        </w:rPr>
        <w:t xml:space="preserve"> </w:t>
      </w:r>
      <w:r w:rsidRPr="58C45076" w:rsidR="0056510E">
        <w:rPr>
          <w:rFonts w:ascii="Times New Roman" w:hAnsi="Times New Roman" w:cs="Times New Roman"/>
        </w:rPr>
        <w:t>nudivirus</w:t>
      </w:r>
      <w:r w:rsidRPr="58C45076" w:rsidR="0056510E">
        <w:rPr>
          <w:rFonts w:ascii="Times New Roman" w:hAnsi="Times New Roman" w:cs="Times New Roman"/>
        </w:rPr>
        <w:t xml:space="preserve"> (</w:t>
      </w:r>
      <w:r w:rsidRPr="58C45076" w:rsidR="0056510E">
        <w:rPr>
          <w:rFonts w:ascii="Times New Roman" w:hAnsi="Times New Roman" w:cs="Times New Roman"/>
        </w:rPr>
        <w:t>OrNV</w:t>
      </w:r>
      <w:r w:rsidRPr="58C45076" w:rsidR="0056510E">
        <w:rPr>
          <w:rFonts w:ascii="Times New Roman" w:hAnsi="Times New Roman" w:cs="Times New Roman"/>
        </w:rPr>
        <w:t>) can contribute to diminished natural regulation, allowing populations to expand more rapidly and reach outbreak levels.</w:t>
      </w:r>
    </w:p>
    <w:p w:rsidRPr="006853CD" w:rsidR="00540896" w:rsidP="58C45076" w:rsidRDefault="00540896" w14:paraId="208A1B40" w14:textId="4F219E5F">
      <w:pPr>
        <w:pStyle w:val="Normal"/>
        <w:spacing w:after="0" w:line="240" w:lineRule="auto"/>
        <w:rPr>
          <w:rFonts w:ascii="Times New Roman" w:hAnsi="Times New Roman" w:cs="Times New Roman"/>
        </w:rPr>
      </w:pPr>
    </w:p>
    <w:p w:rsidR="00253B3B" w:rsidP="00544596" w:rsidRDefault="00253B3B" w14:paraId="4DF4766E" w14:textId="6DCB04F5">
      <w:pPr>
        <w:spacing w:after="0" w:line="240" w:lineRule="auto"/>
        <w:rPr>
          <w:rFonts w:ascii="Times New Roman" w:hAnsi="Times New Roman" w:cs="Times New Roman"/>
          <w:b w:val="1"/>
          <w:bCs w:val="1"/>
        </w:rPr>
      </w:pPr>
      <w:r w:rsidRPr="58C45076" w:rsidR="00253B3B">
        <w:rPr>
          <w:rFonts w:ascii="Times New Roman" w:hAnsi="Times New Roman" w:cs="Times New Roman"/>
          <w:b w:val="1"/>
          <w:bCs w:val="1"/>
        </w:rPr>
        <w:t>VII. Life Cycle and Development</w:t>
      </w:r>
    </w:p>
    <w:p w:rsidRPr="006853CD" w:rsidR="0056510E" w:rsidP="58C45076" w:rsidRDefault="0056510E" w14:paraId="05771087" w14:textId="77777777">
      <w:pPr>
        <w:spacing w:after="0" w:line="240" w:lineRule="auto"/>
        <w:rPr>
          <w:rFonts w:ascii="Times New Roman" w:hAnsi="Times New Roman" w:cs="Times New Roman"/>
        </w:rPr>
      </w:pPr>
    </w:p>
    <w:p w:rsidRPr="006853CD" w:rsidR="00253B3B" w:rsidP="58C45076" w:rsidRDefault="00253B3B" w14:paraId="71E6D6F1" w14:textId="00661546">
      <w:pPr>
        <w:spacing w:after="0" w:line="240" w:lineRule="auto"/>
        <w:rPr>
          <w:rFonts w:ascii="Times New Roman" w:hAnsi="Times New Roman" w:cs="Times New Roman"/>
        </w:rPr>
      </w:pPr>
      <w:r w:rsidRPr="58C45076" w:rsidR="0056510E">
        <w:rPr>
          <w:rFonts w:ascii="Times New Roman" w:hAnsi="Times New Roman" w:cs="Times New Roman"/>
        </w:rPr>
        <w:t xml:space="preserve">Under </w:t>
      </w:r>
      <w:r w:rsidRPr="58C45076" w:rsidR="0056510E">
        <w:rPr>
          <w:rFonts w:ascii="Times New Roman" w:hAnsi="Times New Roman" w:cs="Times New Roman"/>
        </w:rPr>
        <w:t>optimal</w:t>
      </w:r>
      <w:r w:rsidRPr="58C45076" w:rsidR="0056510E">
        <w:rPr>
          <w:rFonts w:ascii="Times New Roman" w:hAnsi="Times New Roman" w:cs="Times New Roman"/>
        </w:rPr>
        <w:t xml:space="preserve"> tropical conditions (25–30 °C), </w:t>
      </w:r>
      <w:r w:rsidRPr="58C45076" w:rsidR="0056510E">
        <w:rPr>
          <w:rFonts w:ascii="Times New Roman" w:hAnsi="Times New Roman" w:cs="Times New Roman"/>
          <w:i w:val="1"/>
          <w:iCs w:val="1"/>
        </w:rPr>
        <w:t>O</w:t>
      </w:r>
      <w:r w:rsidRPr="58C45076" w:rsidR="0056510E">
        <w:rPr>
          <w:rFonts w:ascii="Times New Roman" w:hAnsi="Times New Roman" w:cs="Times New Roman"/>
          <w:i w:val="1"/>
          <w:iCs w:val="1"/>
        </w:rPr>
        <w:t>.</w:t>
      </w:r>
      <w:r w:rsidRPr="58C45076" w:rsidR="0056510E">
        <w:rPr>
          <w:rFonts w:ascii="Times New Roman" w:hAnsi="Times New Roman" w:cs="Times New Roman"/>
          <w:i w:val="1"/>
          <w:iCs w:val="1"/>
        </w:rPr>
        <w:t xml:space="preserve"> rhinoceros</w:t>
      </w:r>
      <w:r w:rsidRPr="58C45076" w:rsidR="0056510E">
        <w:rPr>
          <w:rFonts w:ascii="Times New Roman" w:hAnsi="Times New Roman" w:cs="Times New Roman"/>
        </w:rPr>
        <w:t xml:space="preserve"> completes its life cycle in </w:t>
      </w:r>
      <w:r w:rsidRPr="58C45076" w:rsidR="0056510E">
        <w:rPr>
          <w:rFonts w:ascii="Times New Roman" w:hAnsi="Times New Roman" w:cs="Times New Roman"/>
        </w:rPr>
        <w:t>approximately 82</w:t>
      </w:r>
      <w:r w:rsidRPr="58C45076" w:rsidR="0056510E">
        <w:rPr>
          <w:rFonts w:ascii="Times New Roman" w:hAnsi="Times New Roman" w:cs="Times New Roman"/>
        </w:rPr>
        <w:t>–207 days (Paudel &amp; Prasad, 2022). Development proceeds through four distinct stages: eggs hatch within 6–</w:t>
      </w:r>
      <w:r w:rsidRPr="58C45076" w:rsidR="0056510E">
        <w:rPr>
          <w:rFonts w:ascii="Times New Roman" w:hAnsi="Times New Roman" w:cs="Times New Roman"/>
        </w:rPr>
        <w:t>12 days</w:t>
      </w:r>
      <w:r w:rsidRPr="58C45076" w:rsidR="0056510E">
        <w:rPr>
          <w:rFonts w:ascii="Times New Roman" w:hAnsi="Times New Roman" w:cs="Times New Roman"/>
        </w:rPr>
        <w:t>; the larval stage lasts 60–</w:t>
      </w:r>
      <w:r w:rsidRPr="58C45076" w:rsidR="0056510E">
        <w:rPr>
          <w:rFonts w:ascii="Times New Roman" w:hAnsi="Times New Roman" w:cs="Times New Roman"/>
        </w:rPr>
        <w:t>150 days</w:t>
      </w:r>
      <w:r w:rsidRPr="58C45076" w:rsidR="0056510E">
        <w:rPr>
          <w:rFonts w:ascii="Times New Roman" w:hAnsi="Times New Roman" w:cs="Times New Roman"/>
        </w:rPr>
        <w:t xml:space="preserve"> depending on substrate moisture and resource availability; pupation occurs over 8–</w:t>
      </w:r>
      <w:r w:rsidRPr="58C45076" w:rsidR="0056510E">
        <w:rPr>
          <w:rFonts w:ascii="Times New Roman" w:hAnsi="Times New Roman" w:cs="Times New Roman"/>
        </w:rPr>
        <w:t>20 days</w:t>
      </w:r>
      <w:r w:rsidRPr="58C45076" w:rsidR="0056510E">
        <w:rPr>
          <w:rFonts w:ascii="Times New Roman" w:hAnsi="Times New Roman" w:cs="Times New Roman"/>
        </w:rPr>
        <w:t>; and adults typically survive for 3–9 months, during which time they reproduce and disperse to new host sites.</w:t>
      </w:r>
    </w:p>
    <w:p w:rsidRPr="006853CD" w:rsidR="00540896" w:rsidP="58C45076" w:rsidRDefault="00540896" w14:paraId="692B7FC6" w14:textId="77777777">
      <w:pPr>
        <w:spacing w:after="0" w:line="240" w:lineRule="auto"/>
        <w:rPr>
          <w:rFonts w:ascii="Times New Roman" w:hAnsi="Times New Roman" w:cs="Times New Roman"/>
          <w:b w:val="1"/>
          <w:bCs w:val="1"/>
        </w:rPr>
      </w:pPr>
    </w:p>
    <w:p w:rsidRPr="006853CD" w:rsidR="00253B3B" w:rsidP="58C45076" w:rsidRDefault="00253B3B" w14:paraId="3FD0C5B9" w14:textId="6D441D78">
      <w:pPr>
        <w:spacing w:after="0" w:line="240" w:lineRule="auto"/>
        <w:rPr>
          <w:rFonts w:ascii="Times New Roman" w:hAnsi="Times New Roman" w:cs="Times New Roman"/>
        </w:rPr>
      </w:pPr>
      <w:r w:rsidRPr="58C45076" w:rsidR="00253B3B">
        <w:rPr>
          <w:rFonts w:ascii="Times New Roman" w:hAnsi="Times New Roman" w:cs="Times New Roman"/>
          <w:b w:val="1"/>
          <w:bCs w:val="1"/>
        </w:rPr>
        <w:t>Table 2. Duration of O. rhinoceros Development at Different Temperatures</w:t>
      </w:r>
    </w:p>
    <w:p w:rsidRPr="006853CD" w:rsidR="00253B3B" w:rsidP="58C45076" w:rsidRDefault="00253B3B" w14:paraId="473E32E2" w14:textId="77777777">
      <w:pPr>
        <w:spacing w:after="0" w:line="240" w:lineRule="auto"/>
        <w:rPr>
          <w:rFonts w:ascii="Times New Roman" w:hAnsi="Times New Roman" w:cs="Times New Roman"/>
        </w:rPr>
      </w:pPr>
    </w:p>
    <w:tbl>
      <w:tblPr>
        <w:tblW w:w="0" w:type="auto"/>
        <w:tblInd w:w="-2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280"/>
        <w:gridCol w:w="1420"/>
        <w:gridCol w:w="1640"/>
        <w:gridCol w:w="1280"/>
        <w:gridCol w:w="2220"/>
      </w:tblGrid>
      <w:tr w:rsidRPr="006853CD" w:rsidR="00302485" w:rsidTr="58C45076" w14:paraId="4978C6A5" w14:textId="43599F25">
        <w:trPr>
          <w:trHeight w:val="480"/>
        </w:trPr>
        <w:tc>
          <w:tcPr>
            <w:tcW w:w="1280" w:type="dxa"/>
            <w:tcMar/>
          </w:tcPr>
          <w:p w:rsidRPr="006853CD" w:rsidR="00302485" w:rsidP="58C45076" w:rsidRDefault="00302485" w14:paraId="03680AF3" w14:textId="2F2C1097">
            <w:pPr>
              <w:spacing w:after="0" w:line="240" w:lineRule="auto"/>
              <w:ind w:left="240"/>
              <w:rPr>
                <w:rFonts w:ascii="Times New Roman" w:hAnsi="Times New Roman" w:cs="Times New Roman"/>
                <w:b w:val="1"/>
                <w:bCs w:val="1"/>
              </w:rPr>
            </w:pPr>
            <w:r w:rsidRPr="58C45076" w:rsidR="00302485">
              <w:rPr>
                <w:rFonts w:ascii="Times New Roman" w:hAnsi="Times New Roman" w:cs="Times New Roman"/>
                <w:b w:val="1"/>
                <w:bCs w:val="1"/>
              </w:rPr>
              <w:t>Stage</w:t>
            </w:r>
          </w:p>
        </w:tc>
        <w:tc>
          <w:tcPr>
            <w:tcW w:w="1420" w:type="dxa"/>
            <w:tcMar/>
          </w:tcPr>
          <w:p w:rsidRPr="006853CD" w:rsidR="00302485" w:rsidP="58C45076" w:rsidRDefault="00302485" w14:paraId="5A6D8043" w14:textId="420B998A">
            <w:pPr>
              <w:spacing w:after="0" w:line="240" w:lineRule="auto"/>
              <w:rPr>
                <w:rFonts w:ascii="Times New Roman" w:hAnsi="Times New Roman" w:cs="Times New Roman"/>
                <w:b w:val="1"/>
                <w:bCs w:val="1"/>
              </w:rPr>
            </w:pPr>
            <w:r w:rsidRPr="58C45076" w:rsidR="00302485">
              <w:rPr>
                <w:rFonts w:ascii="Times New Roman" w:hAnsi="Times New Roman" w:cs="Times New Roman"/>
                <w:b w:val="1"/>
                <w:bCs w:val="1"/>
              </w:rPr>
              <w:t xml:space="preserve">       20 °C</w:t>
            </w:r>
          </w:p>
        </w:tc>
        <w:tc>
          <w:tcPr>
            <w:tcW w:w="1640" w:type="dxa"/>
            <w:tcMar/>
          </w:tcPr>
          <w:p w:rsidRPr="006853CD" w:rsidR="00302485" w:rsidP="58C45076" w:rsidRDefault="00302485" w14:paraId="6F724AC6" w14:textId="62EAEC3E">
            <w:pPr>
              <w:spacing w:after="0" w:line="240" w:lineRule="auto"/>
              <w:jc w:val="center"/>
              <w:rPr>
                <w:rFonts w:ascii="Times New Roman" w:hAnsi="Times New Roman" w:cs="Times New Roman"/>
                <w:b w:val="1"/>
                <w:bCs w:val="1"/>
              </w:rPr>
            </w:pPr>
            <w:r w:rsidRPr="58C45076" w:rsidR="00302485">
              <w:rPr>
                <w:rFonts w:ascii="Times New Roman" w:hAnsi="Times New Roman" w:cs="Times New Roman"/>
                <w:b w:val="1"/>
                <w:bCs w:val="1"/>
              </w:rPr>
              <w:t>25 °C</w:t>
            </w:r>
          </w:p>
        </w:tc>
        <w:tc>
          <w:tcPr>
            <w:tcW w:w="1280" w:type="dxa"/>
            <w:tcMar/>
          </w:tcPr>
          <w:p w:rsidRPr="006853CD" w:rsidR="00302485" w:rsidP="58C45076" w:rsidRDefault="00302485" w14:paraId="2AB2485E" w14:textId="3985BF3E">
            <w:pPr>
              <w:spacing w:after="0" w:line="240" w:lineRule="auto"/>
              <w:ind w:left="32"/>
              <w:jc w:val="center"/>
              <w:rPr>
                <w:rFonts w:ascii="Times New Roman" w:hAnsi="Times New Roman" w:cs="Times New Roman"/>
                <w:b w:val="1"/>
                <w:bCs w:val="1"/>
              </w:rPr>
            </w:pPr>
            <w:r w:rsidRPr="58C45076" w:rsidR="00302485">
              <w:rPr>
                <w:rFonts w:ascii="Times New Roman" w:hAnsi="Times New Roman" w:cs="Times New Roman"/>
                <w:b w:val="1"/>
                <w:bCs w:val="1"/>
              </w:rPr>
              <w:t>30 °C</w:t>
            </w:r>
          </w:p>
        </w:tc>
        <w:tc>
          <w:tcPr>
            <w:tcW w:w="2220" w:type="dxa"/>
            <w:tcMar/>
          </w:tcPr>
          <w:p w:rsidRPr="006853CD" w:rsidR="00302485" w:rsidP="58C45076" w:rsidRDefault="00302485" w14:paraId="603B38D7" w14:textId="77777777">
            <w:pPr>
              <w:spacing w:after="0" w:line="240" w:lineRule="auto"/>
              <w:ind w:left="4"/>
              <w:jc w:val="center"/>
              <w:rPr>
                <w:rFonts w:ascii="Times New Roman" w:hAnsi="Times New Roman" w:cs="Times New Roman"/>
                <w:b w:val="1"/>
                <w:bCs w:val="1"/>
              </w:rPr>
            </w:pPr>
            <w:r w:rsidRPr="58C45076" w:rsidR="00302485">
              <w:rPr>
                <w:rFonts w:ascii="Times New Roman" w:hAnsi="Times New Roman" w:cs="Times New Roman"/>
                <w:b w:val="1"/>
                <w:bCs w:val="1"/>
              </w:rPr>
              <w:t>Optimal Moisture</w:t>
            </w:r>
          </w:p>
        </w:tc>
      </w:tr>
      <w:tr w:rsidRPr="006853CD" w:rsidR="00302485" w:rsidTr="58C45076" w14:paraId="29F709A7" w14:textId="38C344E6">
        <w:trPr>
          <w:trHeight w:val="440"/>
        </w:trPr>
        <w:tc>
          <w:tcPr>
            <w:tcW w:w="1280" w:type="dxa"/>
            <w:tcMar/>
          </w:tcPr>
          <w:p w:rsidRPr="006853CD" w:rsidR="00302485" w:rsidP="58C45076" w:rsidRDefault="00302485" w14:paraId="4F41CA34" w14:textId="763C98D8">
            <w:pPr>
              <w:spacing w:after="0" w:line="240" w:lineRule="auto"/>
              <w:ind w:left="240"/>
              <w:rPr>
                <w:rFonts w:ascii="Times New Roman" w:hAnsi="Times New Roman" w:cs="Times New Roman"/>
                <w:b w:val="1"/>
                <w:bCs w:val="1"/>
              </w:rPr>
            </w:pPr>
            <w:r w:rsidRPr="58C45076" w:rsidR="00302485">
              <w:rPr>
                <w:rFonts w:ascii="Times New Roman" w:hAnsi="Times New Roman" w:cs="Times New Roman"/>
              </w:rPr>
              <w:t>Egg</w:t>
            </w:r>
          </w:p>
        </w:tc>
        <w:tc>
          <w:tcPr>
            <w:tcW w:w="1420" w:type="dxa"/>
            <w:tcMar/>
          </w:tcPr>
          <w:p w:rsidRPr="006853CD" w:rsidR="00302485" w:rsidP="58C45076" w:rsidRDefault="00302485" w14:paraId="7C743850" w14:textId="13FF0531">
            <w:pPr>
              <w:spacing w:after="0" w:line="240" w:lineRule="auto"/>
              <w:ind w:left="412"/>
              <w:rPr>
                <w:rFonts w:ascii="Times New Roman" w:hAnsi="Times New Roman" w:cs="Times New Roman"/>
                <w:b w:val="1"/>
                <w:bCs w:val="1"/>
              </w:rPr>
            </w:pPr>
            <w:r w:rsidRPr="58C45076" w:rsidR="00302485">
              <w:rPr>
                <w:rFonts w:ascii="Times New Roman" w:hAnsi="Times New Roman" w:cs="Times New Roman"/>
              </w:rPr>
              <w:t>10–12 d</w:t>
            </w:r>
          </w:p>
        </w:tc>
        <w:tc>
          <w:tcPr>
            <w:tcW w:w="1640" w:type="dxa"/>
            <w:tcMar/>
          </w:tcPr>
          <w:p w:rsidRPr="006853CD" w:rsidR="00302485" w:rsidP="58C45076" w:rsidRDefault="00302485" w14:paraId="39516CB4" w14:textId="26D342E8">
            <w:pPr>
              <w:spacing w:after="0" w:line="240" w:lineRule="auto"/>
              <w:ind w:left="424"/>
              <w:rPr>
                <w:rFonts w:ascii="Times New Roman" w:hAnsi="Times New Roman" w:cs="Times New Roman"/>
                <w:b w:val="1"/>
                <w:bCs w:val="1"/>
              </w:rPr>
            </w:pPr>
            <w:r w:rsidRPr="58C45076" w:rsidR="00302485">
              <w:rPr>
                <w:rFonts w:ascii="Times New Roman" w:hAnsi="Times New Roman" w:cs="Times New Roman"/>
              </w:rPr>
              <w:t>6–7 d</w:t>
            </w:r>
          </w:p>
        </w:tc>
        <w:tc>
          <w:tcPr>
            <w:tcW w:w="1280" w:type="dxa"/>
            <w:tcMar/>
          </w:tcPr>
          <w:p w:rsidRPr="006853CD" w:rsidR="00302485" w:rsidP="58C45076" w:rsidRDefault="00302485" w14:paraId="53970719" w14:textId="01AA3A94">
            <w:pPr>
              <w:spacing w:after="0" w:line="240" w:lineRule="auto"/>
              <w:jc w:val="center"/>
              <w:rPr>
                <w:rFonts w:ascii="Times New Roman" w:hAnsi="Times New Roman" w:cs="Times New Roman"/>
                <w:b w:val="1"/>
                <w:bCs w:val="1"/>
              </w:rPr>
            </w:pPr>
            <w:r w:rsidRPr="58C45076" w:rsidR="00302485">
              <w:rPr>
                <w:rFonts w:ascii="Times New Roman" w:hAnsi="Times New Roman" w:cs="Times New Roman"/>
              </w:rPr>
              <w:t>4–5 d</w:t>
            </w:r>
          </w:p>
        </w:tc>
        <w:tc>
          <w:tcPr>
            <w:tcW w:w="2220" w:type="dxa"/>
            <w:tcMar/>
          </w:tcPr>
          <w:p w:rsidRPr="006853CD" w:rsidR="00302485" w:rsidP="58C45076" w:rsidRDefault="00302485" w14:paraId="3636FEBA" w14:textId="77777777">
            <w:pPr>
              <w:spacing w:after="0" w:line="240" w:lineRule="auto"/>
              <w:ind w:left="352"/>
              <w:rPr>
                <w:rFonts w:ascii="Times New Roman" w:hAnsi="Times New Roman" w:cs="Times New Roman"/>
                <w:b w:val="1"/>
                <w:bCs w:val="1"/>
              </w:rPr>
            </w:pPr>
            <w:r w:rsidRPr="58C45076" w:rsidR="00302485">
              <w:rPr>
                <w:rFonts w:ascii="Times New Roman" w:hAnsi="Times New Roman" w:cs="Times New Roman"/>
              </w:rPr>
              <w:t>60–70%</w:t>
            </w:r>
          </w:p>
        </w:tc>
      </w:tr>
      <w:tr w:rsidRPr="006853CD" w:rsidR="00302485" w:rsidTr="58C45076" w14:paraId="733EC9F1" w14:textId="1EDCD8AF">
        <w:trPr>
          <w:trHeight w:val="420"/>
        </w:trPr>
        <w:tc>
          <w:tcPr>
            <w:tcW w:w="1280" w:type="dxa"/>
            <w:tcMar/>
          </w:tcPr>
          <w:p w:rsidRPr="006853CD" w:rsidR="00302485" w:rsidP="58C45076" w:rsidRDefault="00302485" w14:paraId="6A2D9F22" w14:textId="373FD734">
            <w:pPr>
              <w:spacing w:after="0" w:line="240" w:lineRule="auto"/>
              <w:ind w:left="240"/>
              <w:rPr>
                <w:rFonts w:ascii="Times New Roman" w:hAnsi="Times New Roman" w:cs="Times New Roman"/>
              </w:rPr>
            </w:pPr>
            <w:r w:rsidRPr="58C45076" w:rsidR="00302485">
              <w:rPr>
                <w:rFonts w:ascii="Times New Roman" w:hAnsi="Times New Roman" w:cs="Times New Roman"/>
              </w:rPr>
              <w:t>Larva</w:t>
            </w:r>
          </w:p>
        </w:tc>
        <w:tc>
          <w:tcPr>
            <w:tcW w:w="1420" w:type="dxa"/>
            <w:tcMar/>
          </w:tcPr>
          <w:p w:rsidRPr="006853CD" w:rsidR="00302485" w:rsidP="58C45076" w:rsidRDefault="00302485" w14:paraId="6A35BBA8" w14:textId="3603BF11">
            <w:pPr>
              <w:spacing w:after="0" w:line="240" w:lineRule="auto"/>
              <w:ind w:left="392"/>
              <w:rPr>
                <w:rFonts w:ascii="Times New Roman" w:hAnsi="Times New Roman" w:cs="Times New Roman"/>
              </w:rPr>
            </w:pPr>
            <w:r w:rsidRPr="58C45076" w:rsidR="00302485">
              <w:rPr>
                <w:rFonts w:ascii="Times New Roman" w:hAnsi="Times New Roman" w:cs="Times New Roman"/>
              </w:rPr>
              <w:t>150 d</w:t>
            </w:r>
          </w:p>
        </w:tc>
        <w:tc>
          <w:tcPr>
            <w:tcW w:w="1640" w:type="dxa"/>
            <w:tcMar/>
          </w:tcPr>
          <w:p w:rsidRPr="006853CD" w:rsidR="00302485" w:rsidP="58C45076" w:rsidRDefault="00302485" w14:paraId="288DE529" w14:textId="0AA60BB9">
            <w:pPr>
              <w:spacing w:after="0" w:line="240" w:lineRule="auto"/>
              <w:jc w:val="center"/>
              <w:rPr>
                <w:rFonts w:ascii="Times New Roman" w:hAnsi="Times New Roman" w:cs="Times New Roman"/>
              </w:rPr>
            </w:pPr>
            <w:r w:rsidRPr="58C45076" w:rsidR="00302485">
              <w:rPr>
                <w:rFonts w:ascii="Times New Roman" w:hAnsi="Times New Roman" w:cs="Times New Roman"/>
              </w:rPr>
              <w:t>110d</w:t>
            </w:r>
          </w:p>
        </w:tc>
        <w:tc>
          <w:tcPr>
            <w:tcW w:w="1280" w:type="dxa"/>
            <w:tcMar/>
          </w:tcPr>
          <w:p w:rsidRPr="006853CD" w:rsidR="00302485" w:rsidP="58C45076" w:rsidRDefault="00302485" w14:paraId="1B37729A" w14:textId="3EA5D8FA">
            <w:pPr>
              <w:spacing w:after="0" w:line="240" w:lineRule="auto"/>
              <w:ind w:left="292"/>
              <w:rPr>
                <w:rFonts w:ascii="Times New Roman" w:hAnsi="Times New Roman" w:cs="Times New Roman"/>
              </w:rPr>
            </w:pPr>
            <w:r w:rsidRPr="58C45076" w:rsidR="00302485">
              <w:rPr>
                <w:rFonts w:ascii="Times New Roman" w:hAnsi="Times New Roman" w:cs="Times New Roman"/>
              </w:rPr>
              <w:t>70 d</w:t>
            </w:r>
          </w:p>
        </w:tc>
        <w:tc>
          <w:tcPr>
            <w:tcW w:w="2220" w:type="dxa"/>
            <w:tcMar/>
          </w:tcPr>
          <w:p w:rsidRPr="006853CD" w:rsidR="00302485" w:rsidP="58C45076" w:rsidRDefault="00302485" w14:paraId="19716EB8" w14:textId="5D843D9C">
            <w:pPr>
              <w:spacing w:after="0" w:line="240" w:lineRule="auto"/>
              <w:rPr>
                <w:rFonts w:ascii="Times New Roman" w:hAnsi="Times New Roman" w:cs="Times New Roman"/>
              </w:rPr>
            </w:pPr>
            <w:r w:rsidRPr="58C45076" w:rsidR="00302485">
              <w:rPr>
                <w:rFonts w:ascii="Times New Roman" w:hAnsi="Times New Roman" w:cs="Times New Roman"/>
              </w:rPr>
              <w:t xml:space="preserve">        70–90%</w:t>
            </w:r>
          </w:p>
        </w:tc>
      </w:tr>
      <w:tr w:rsidRPr="006853CD" w:rsidR="00302485" w:rsidTr="58C45076" w14:paraId="15FE7666" w14:textId="068D6D5B">
        <w:trPr>
          <w:trHeight w:val="440"/>
        </w:trPr>
        <w:tc>
          <w:tcPr>
            <w:tcW w:w="1280" w:type="dxa"/>
            <w:tcMar/>
          </w:tcPr>
          <w:p w:rsidRPr="006853CD" w:rsidR="00302485" w:rsidP="58C45076" w:rsidRDefault="00302485" w14:paraId="19DB8809" w14:textId="6ADC577D">
            <w:pPr>
              <w:spacing w:after="0" w:line="240" w:lineRule="auto"/>
              <w:ind w:left="240"/>
              <w:rPr>
                <w:rFonts w:ascii="Times New Roman" w:hAnsi="Times New Roman" w:cs="Times New Roman"/>
              </w:rPr>
            </w:pPr>
            <w:r w:rsidRPr="58C45076" w:rsidR="00302485">
              <w:rPr>
                <w:rFonts w:ascii="Times New Roman" w:hAnsi="Times New Roman" w:cs="Times New Roman"/>
              </w:rPr>
              <w:t>Pupa</w:t>
            </w:r>
          </w:p>
        </w:tc>
        <w:tc>
          <w:tcPr>
            <w:tcW w:w="1420" w:type="dxa"/>
            <w:tcMar/>
          </w:tcPr>
          <w:p w:rsidRPr="006853CD" w:rsidR="00302485" w:rsidP="58C45076" w:rsidRDefault="00302485" w14:paraId="0D1219AA" w14:textId="3A230DF1">
            <w:pPr>
              <w:spacing w:after="0" w:line="240" w:lineRule="auto"/>
              <w:ind w:left="392"/>
              <w:rPr>
                <w:rFonts w:ascii="Times New Roman" w:hAnsi="Times New Roman" w:cs="Times New Roman"/>
              </w:rPr>
            </w:pPr>
            <w:r w:rsidRPr="58C45076" w:rsidR="00302485">
              <w:rPr>
                <w:rFonts w:ascii="Times New Roman" w:hAnsi="Times New Roman" w:cs="Times New Roman"/>
              </w:rPr>
              <w:t>20 d</w:t>
            </w:r>
          </w:p>
        </w:tc>
        <w:tc>
          <w:tcPr>
            <w:tcW w:w="1640" w:type="dxa"/>
            <w:tcMar/>
          </w:tcPr>
          <w:p w:rsidRPr="006853CD" w:rsidR="00302485" w:rsidP="58C45076" w:rsidRDefault="00302485" w14:paraId="0EB433A8" w14:textId="4E5BA85F">
            <w:pPr>
              <w:spacing w:after="0" w:line="240" w:lineRule="auto"/>
              <w:jc w:val="center"/>
              <w:rPr>
                <w:rFonts w:ascii="Times New Roman" w:hAnsi="Times New Roman" w:cs="Times New Roman"/>
              </w:rPr>
            </w:pPr>
            <w:r w:rsidRPr="58C45076" w:rsidR="00302485">
              <w:rPr>
                <w:rFonts w:ascii="Times New Roman" w:hAnsi="Times New Roman" w:cs="Times New Roman"/>
              </w:rPr>
              <w:t>12 d</w:t>
            </w:r>
          </w:p>
        </w:tc>
        <w:tc>
          <w:tcPr>
            <w:tcW w:w="1280" w:type="dxa"/>
            <w:tcMar/>
          </w:tcPr>
          <w:p w:rsidRPr="006853CD" w:rsidR="00302485" w:rsidP="58C45076" w:rsidRDefault="00302485" w14:paraId="177AF271" w14:textId="35C114D0">
            <w:pPr>
              <w:spacing w:after="0" w:line="240" w:lineRule="auto"/>
              <w:ind w:left="272"/>
              <w:rPr>
                <w:rFonts w:ascii="Times New Roman" w:hAnsi="Times New Roman" w:cs="Times New Roman"/>
              </w:rPr>
            </w:pPr>
            <w:r w:rsidRPr="58C45076" w:rsidR="00302485">
              <w:rPr>
                <w:rFonts w:ascii="Times New Roman" w:hAnsi="Times New Roman" w:cs="Times New Roman"/>
              </w:rPr>
              <w:t>8–9 d</w:t>
            </w:r>
          </w:p>
        </w:tc>
        <w:tc>
          <w:tcPr>
            <w:tcW w:w="2220" w:type="dxa"/>
            <w:tcMar/>
          </w:tcPr>
          <w:p w:rsidRPr="006853CD" w:rsidR="00302485" w:rsidP="58C45076" w:rsidRDefault="00302485" w14:paraId="7AA8EDF5" w14:textId="2ECD5CE4">
            <w:pPr>
              <w:spacing w:after="0" w:line="240" w:lineRule="auto"/>
              <w:rPr>
                <w:rFonts w:ascii="Times New Roman" w:hAnsi="Times New Roman" w:cs="Times New Roman"/>
              </w:rPr>
            </w:pPr>
            <w:r w:rsidRPr="58C45076" w:rsidR="00302485">
              <w:rPr>
                <w:rFonts w:ascii="Times New Roman" w:hAnsi="Times New Roman" w:cs="Times New Roman"/>
              </w:rPr>
              <w:t xml:space="preserve">         55–65%</w:t>
            </w:r>
          </w:p>
        </w:tc>
      </w:tr>
      <w:tr w:rsidRPr="006853CD" w:rsidR="00302485" w:rsidTr="58C45076" w14:paraId="17AF8E63" w14:textId="2D7F8983">
        <w:trPr>
          <w:trHeight w:val="638"/>
        </w:trPr>
        <w:tc>
          <w:tcPr>
            <w:tcW w:w="1280" w:type="dxa"/>
            <w:tcMar/>
          </w:tcPr>
          <w:p w:rsidRPr="006853CD" w:rsidR="00302485" w:rsidP="58C45076" w:rsidRDefault="00302485" w14:paraId="7F8B224B" w14:textId="315C0120">
            <w:pPr>
              <w:spacing w:after="0" w:line="240" w:lineRule="auto"/>
              <w:ind w:left="240"/>
              <w:rPr>
                <w:rFonts w:ascii="Times New Roman" w:hAnsi="Times New Roman" w:cs="Times New Roman"/>
              </w:rPr>
            </w:pPr>
            <w:r w:rsidRPr="58C45076" w:rsidR="00302485">
              <w:rPr>
                <w:rFonts w:ascii="Times New Roman" w:hAnsi="Times New Roman" w:cs="Times New Roman"/>
              </w:rPr>
              <w:t>Adult</w:t>
            </w:r>
          </w:p>
        </w:tc>
        <w:tc>
          <w:tcPr>
            <w:tcW w:w="1420" w:type="dxa"/>
            <w:tcMar/>
          </w:tcPr>
          <w:p w:rsidRPr="006853CD" w:rsidR="00302485" w:rsidP="58C45076" w:rsidRDefault="00302485" w14:paraId="2FB1520E" w14:textId="212C6AD0">
            <w:pPr>
              <w:spacing w:after="0" w:line="240" w:lineRule="auto"/>
              <w:ind w:left="392"/>
              <w:rPr>
                <w:rFonts w:ascii="Times New Roman" w:hAnsi="Times New Roman" w:cs="Times New Roman"/>
              </w:rPr>
            </w:pPr>
            <w:r w:rsidRPr="58C45076" w:rsidR="00302485">
              <w:rPr>
                <w:rFonts w:ascii="Times New Roman" w:hAnsi="Times New Roman" w:cs="Times New Roman"/>
              </w:rPr>
              <w:t xml:space="preserve">8 </w:t>
            </w:r>
            <w:r w:rsidRPr="58C45076" w:rsidR="00302485">
              <w:rPr>
                <w:rFonts w:ascii="Times New Roman" w:hAnsi="Times New Roman" w:cs="Times New Roman"/>
              </w:rPr>
              <w:t>mo</w:t>
            </w:r>
            <w:r w:rsidRPr="58C45076" w:rsidR="0056510E">
              <w:rPr>
                <w:rFonts w:ascii="Times New Roman" w:hAnsi="Times New Roman" w:cs="Times New Roman"/>
              </w:rPr>
              <w:t>s</w:t>
            </w:r>
          </w:p>
        </w:tc>
        <w:tc>
          <w:tcPr>
            <w:tcW w:w="1640" w:type="dxa"/>
            <w:tcMar/>
          </w:tcPr>
          <w:p w:rsidRPr="006853CD" w:rsidR="00302485" w:rsidP="58C45076" w:rsidRDefault="00302485" w14:paraId="5A75AA08" w14:textId="0D63C4B3">
            <w:pPr>
              <w:spacing w:after="0" w:line="240" w:lineRule="auto"/>
              <w:jc w:val="center"/>
              <w:rPr>
                <w:rFonts w:ascii="Times New Roman" w:hAnsi="Times New Roman" w:cs="Times New Roman"/>
              </w:rPr>
            </w:pPr>
            <w:r w:rsidRPr="58C45076" w:rsidR="00302485">
              <w:rPr>
                <w:rFonts w:ascii="Times New Roman" w:hAnsi="Times New Roman" w:cs="Times New Roman"/>
              </w:rPr>
              <w:t xml:space="preserve">6 </w:t>
            </w:r>
            <w:r w:rsidRPr="58C45076" w:rsidR="00302485">
              <w:rPr>
                <w:rFonts w:ascii="Times New Roman" w:hAnsi="Times New Roman" w:cs="Times New Roman"/>
              </w:rPr>
              <w:t>mo</w:t>
            </w:r>
            <w:r w:rsidRPr="58C45076" w:rsidR="0056510E">
              <w:rPr>
                <w:rFonts w:ascii="Times New Roman" w:hAnsi="Times New Roman" w:cs="Times New Roman"/>
              </w:rPr>
              <w:t>s</w:t>
            </w:r>
          </w:p>
        </w:tc>
        <w:tc>
          <w:tcPr>
            <w:tcW w:w="1280" w:type="dxa"/>
            <w:tcMar/>
          </w:tcPr>
          <w:p w:rsidRPr="006853CD" w:rsidR="00302485" w:rsidP="58C45076" w:rsidRDefault="00302485" w14:paraId="2471C7ED" w14:textId="2745E003">
            <w:pPr>
              <w:spacing w:after="0" w:line="240" w:lineRule="auto"/>
              <w:jc w:val="center"/>
              <w:rPr>
                <w:rFonts w:ascii="Times New Roman" w:hAnsi="Times New Roman" w:cs="Times New Roman"/>
              </w:rPr>
            </w:pPr>
            <w:r w:rsidRPr="58C45076" w:rsidR="00302485">
              <w:rPr>
                <w:rFonts w:ascii="Times New Roman" w:hAnsi="Times New Roman" w:cs="Times New Roman"/>
              </w:rPr>
              <w:t xml:space="preserve">3–4 </w:t>
            </w:r>
            <w:r w:rsidRPr="58C45076" w:rsidR="00302485">
              <w:rPr>
                <w:rFonts w:ascii="Times New Roman" w:hAnsi="Times New Roman" w:cs="Times New Roman"/>
              </w:rPr>
              <w:t>mo</w:t>
            </w:r>
            <w:r w:rsidRPr="58C45076" w:rsidR="0056510E">
              <w:rPr>
                <w:rFonts w:ascii="Times New Roman" w:hAnsi="Times New Roman" w:cs="Times New Roman"/>
              </w:rPr>
              <w:t>s</w:t>
            </w:r>
          </w:p>
        </w:tc>
        <w:tc>
          <w:tcPr>
            <w:tcW w:w="2220" w:type="dxa"/>
            <w:tcMar/>
          </w:tcPr>
          <w:p w:rsidRPr="006853CD" w:rsidR="00302485" w:rsidP="58C45076" w:rsidRDefault="00302485" w14:paraId="10CB2DB3" w14:textId="0655C003">
            <w:pPr>
              <w:spacing w:after="0" w:line="240" w:lineRule="auto"/>
              <w:rPr>
                <w:rFonts w:ascii="Times New Roman" w:hAnsi="Times New Roman" w:cs="Times New Roman"/>
              </w:rPr>
            </w:pPr>
            <w:r w:rsidRPr="58C45076" w:rsidR="00302485">
              <w:rPr>
                <w:rFonts w:ascii="Times New Roman" w:hAnsi="Times New Roman" w:cs="Times New Roman"/>
              </w:rPr>
              <w:t xml:space="preserve">             —</w:t>
            </w:r>
          </w:p>
        </w:tc>
      </w:tr>
    </w:tbl>
    <w:p w:rsidRPr="006853CD" w:rsidR="00253B3B" w:rsidP="58C45076" w:rsidRDefault="00253B3B" w14:paraId="1A76EC01" w14:textId="77777777">
      <w:pPr>
        <w:spacing w:after="0" w:line="240" w:lineRule="auto"/>
        <w:rPr>
          <w:rFonts w:ascii="Times New Roman" w:hAnsi="Times New Roman" w:cs="Times New Roman"/>
        </w:rPr>
      </w:pPr>
    </w:p>
    <w:p w:rsidRPr="006853CD" w:rsidR="00253B3B" w:rsidP="58C45076" w:rsidRDefault="00253B3B" w14:paraId="5F48953D" w14:textId="77777777">
      <w:pPr>
        <w:spacing w:after="0" w:line="240" w:lineRule="auto"/>
        <w:rPr>
          <w:rFonts w:ascii="Times New Roman" w:hAnsi="Times New Roman" w:cs="Times New Roman"/>
        </w:rPr>
      </w:pPr>
      <w:r w:rsidRPr="58C45076" w:rsidR="00253B3B">
        <w:rPr>
          <w:rFonts w:ascii="Times New Roman" w:hAnsi="Times New Roman" w:cs="Times New Roman"/>
        </w:rPr>
        <w:t xml:space="preserve">Temperature strongly affects larval development, making climate </w:t>
      </w:r>
      <w:r w:rsidRPr="58C45076" w:rsidR="00253B3B">
        <w:rPr>
          <w:rFonts w:ascii="Times New Roman" w:hAnsi="Times New Roman" w:cs="Times New Roman"/>
        </w:rPr>
        <w:t>an important factor</w:t>
      </w:r>
      <w:r w:rsidRPr="58C45076" w:rsidR="00253B3B">
        <w:rPr>
          <w:rFonts w:ascii="Times New Roman" w:hAnsi="Times New Roman" w:cs="Times New Roman"/>
        </w:rPr>
        <w:t xml:space="preserve"> in outbreak modeling.</w:t>
      </w:r>
    </w:p>
    <w:p w:rsidRPr="006853CD" w:rsidR="00302485" w:rsidP="58C45076" w:rsidRDefault="00302485" w14:paraId="1F1F2516" w14:textId="77777777">
      <w:pPr>
        <w:spacing w:after="0" w:line="240" w:lineRule="auto"/>
        <w:rPr>
          <w:rFonts w:ascii="Times New Roman" w:hAnsi="Times New Roman" w:cs="Times New Roman"/>
        </w:rPr>
      </w:pPr>
    </w:p>
    <w:p w:rsidRPr="006853CD" w:rsidR="00253B3B" w:rsidP="58C45076" w:rsidRDefault="00253B3B" w14:paraId="383C4925" w14:textId="5EC0A24C">
      <w:pPr>
        <w:spacing w:after="0" w:line="240" w:lineRule="auto"/>
        <w:rPr>
          <w:rFonts w:ascii="Times New Roman" w:hAnsi="Times New Roman" w:cs="Times New Roman"/>
        </w:rPr>
      </w:pPr>
      <w:r w:rsidRPr="58C45076" w:rsidR="00253B3B">
        <w:rPr>
          <w:rFonts w:ascii="Times New Roman" w:hAnsi="Times New Roman" w:cs="Times New Roman"/>
          <w:b w:val="1"/>
          <w:bCs w:val="1"/>
        </w:rPr>
        <w:t>VIII. Damage Symptoms</w:t>
      </w:r>
    </w:p>
    <w:p w:rsidR="0056510E" w:rsidP="0056510E" w:rsidRDefault="0056510E" w14:paraId="3122FA83" w14:textId="0222B1A0">
      <w:pPr>
        <w:spacing w:after="0" w:line="240" w:lineRule="auto"/>
        <w:rPr>
          <w:rFonts w:ascii="Times New Roman" w:hAnsi="Times New Roman" w:cs="Times New Roman"/>
        </w:rPr>
      </w:pPr>
      <w:r w:rsidRPr="58C45076" w:rsidR="0056510E">
        <w:rPr>
          <w:rFonts w:ascii="Times New Roman" w:hAnsi="Times New Roman" w:cs="Times New Roman"/>
        </w:rPr>
        <w:t>1. Leaf Damage</w:t>
      </w:r>
      <w:r>
        <w:br/>
      </w:r>
      <w:r w:rsidRPr="58C45076" w:rsidR="0056510E">
        <w:rPr>
          <w:rFonts w:ascii="Times New Roman" w:hAnsi="Times New Roman" w:cs="Times New Roman"/>
        </w:rPr>
        <w:t xml:space="preserve">Feeding by </w:t>
      </w:r>
      <w:r w:rsidRPr="58C45076" w:rsidR="0056510E">
        <w:rPr>
          <w:rFonts w:ascii="Times New Roman" w:hAnsi="Times New Roman" w:cs="Times New Roman"/>
          <w:i w:val="1"/>
          <w:iCs w:val="1"/>
        </w:rPr>
        <w:t>O</w:t>
      </w:r>
      <w:r w:rsidRPr="58C45076" w:rsidR="0056510E">
        <w:rPr>
          <w:rFonts w:ascii="Times New Roman" w:hAnsi="Times New Roman" w:cs="Times New Roman"/>
          <w:i w:val="1"/>
          <w:iCs w:val="1"/>
        </w:rPr>
        <w:t>.</w:t>
      </w:r>
      <w:r w:rsidRPr="58C45076" w:rsidR="0056510E">
        <w:rPr>
          <w:rFonts w:ascii="Times New Roman" w:hAnsi="Times New Roman" w:cs="Times New Roman"/>
          <w:i w:val="1"/>
          <w:iCs w:val="1"/>
        </w:rPr>
        <w:t>rhinoceros</w:t>
      </w:r>
      <w:r w:rsidRPr="58C45076" w:rsidR="0056510E">
        <w:rPr>
          <w:rFonts w:ascii="Times New Roman" w:hAnsi="Times New Roman" w:cs="Times New Roman"/>
        </w:rPr>
        <w:t xml:space="preserve"> adults produces characteristic V-shaped cuts, irregular shredding of emerging fronds, and perforation of unopened leaf spears, resulting in reduced photosynthetic capacity and impaired canopy development.</w:t>
      </w:r>
    </w:p>
    <w:p w:rsidRPr="0056510E" w:rsidR="0056510E" w:rsidP="0056510E" w:rsidRDefault="0056510E" w14:paraId="08596ACB" w14:textId="77777777">
      <w:pPr>
        <w:spacing w:after="0" w:line="240" w:lineRule="auto"/>
        <w:rPr>
          <w:rFonts w:ascii="Times New Roman" w:hAnsi="Times New Roman" w:cs="Times New Roman"/>
          <w:rPrChange w:author="" w16du:dateUtc="2026-04-13T15:44:00Z" w:id="476494881">
            <w:rPr>
              <w:rFonts w:ascii="Times New Roman" w:hAnsi="Times New Roman" w:cs="Times New Roman"/>
              <w:b w:val="1"/>
              <w:bCs w:val="1"/>
            </w:rPr>
          </w:rPrChange>
        </w:rPr>
      </w:pPr>
    </w:p>
    <w:p w:rsidR="0056510E" w:rsidP="0056510E" w:rsidRDefault="0056510E" w14:paraId="25F1535A" w14:textId="77777777">
      <w:pPr>
        <w:spacing w:after="0" w:line="240" w:lineRule="auto"/>
        <w:rPr>
          <w:rFonts w:ascii="Times New Roman" w:hAnsi="Times New Roman" w:cs="Times New Roman"/>
        </w:rPr>
      </w:pPr>
      <w:r w:rsidRPr="58C45076" w:rsidR="0056510E">
        <w:rPr>
          <w:rFonts w:ascii="Times New Roman" w:hAnsi="Times New Roman" w:cs="Times New Roman"/>
        </w:rPr>
        <w:t>2. Crown Damage</w:t>
      </w:r>
      <w:r>
        <w:br/>
      </w:r>
      <w:r w:rsidRPr="58C45076" w:rsidR="0056510E">
        <w:rPr>
          <w:rFonts w:ascii="Times New Roman" w:hAnsi="Times New Roman" w:cs="Times New Roman"/>
        </w:rPr>
        <w:t>More severe infestations involve boring into the palm crown, creating 1–</w:t>
      </w:r>
      <w:r w:rsidRPr="58C45076" w:rsidR="0056510E">
        <w:rPr>
          <w:rFonts w:ascii="Times New Roman" w:hAnsi="Times New Roman" w:cs="Times New Roman"/>
        </w:rPr>
        <w:t>3 cm</w:t>
      </w:r>
      <w:r w:rsidRPr="58C45076" w:rsidR="0056510E">
        <w:rPr>
          <w:rFonts w:ascii="Times New Roman" w:hAnsi="Times New Roman" w:cs="Times New Roman"/>
        </w:rPr>
        <w:t xml:space="preserve"> wide tunnels accompanied by sap exudation and frass accumulation. Damage to the meristem can be lethal, particularly in young palms where growing points are more vulnerable.</w:t>
      </w:r>
    </w:p>
    <w:p w:rsidRPr="0056510E" w:rsidR="0056510E" w:rsidP="0056510E" w:rsidRDefault="0056510E" w14:paraId="3F9993F8" w14:textId="77777777">
      <w:pPr>
        <w:spacing w:after="0" w:line="240" w:lineRule="auto"/>
        <w:rPr>
          <w:rFonts w:ascii="Times New Roman" w:hAnsi="Times New Roman" w:cs="Times New Roman"/>
          <w:rPrChange w:author="" w16du:dateUtc="2026-04-13T15:44:00Z" w:id="1391682338">
            <w:rPr>
              <w:rFonts w:ascii="Times New Roman" w:hAnsi="Times New Roman" w:cs="Times New Roman"/>
              <w:b w:val="1"/>
              <w:bCs w:val="1"/>
            </w:rPr>
          </w:rPrChange>
        </w:rPr>
      </w:pPr>
    </w:p>
    <w:p w:rsidR="0056510E" w:rsidP="0056510E" w:rsidRDefault="0056510E" w14:paraId="36175C6B" w14:textId="77777777">
      <w:pPr>
        <w:spacing w:after="0" w:line="240" w:lineRule="auto"/>
        <w:rPr>
          <w:rFonts w:ascii="Times New Roman" w:hAnsi="Times New Roman" w:cs="Times New Roman"/>
        </w:rPr>
      </w:pPr>
      <w:r w:rsidRPr="58C45076" w:rsidR="0056510E">
        <w:rPr>
          <w:rFonts w:ascii="Times New Roman" w:hAnsi="Times New Roman" w:cs="Times New Roman"/>
        </w:rPr>
        <w:t>3. Fruit and Yield Loss</w:t>
      </w:r>
      <w:r>
        <w:br/>
      </w:r>
      <w:r w:rsidRPr="58C45076" w:rsidR="0056510E">
        <w:rPr>
          <w:rFonts w:ascii="Times New Roman" w:hAnsi="Times New Roman" w:cs="Times New Roman"/>
        </w:rPr>
        <w:t>Yield impacts can be substantial, with losses estimated at 25–40% in oil palm fresh fruit bunch production and up to 50–80% in coconuts, particularly in unmanaged or heavily infested plantations.</w:t>
      </w:r>
    </w:p>
    <w:p w:rsidRPr="0056510E" w:rsidR="0056510E" w:rsidP="0056510E" w:rsidRDefault="0056510E" w14:paraId="58B72364" w14:textId="77777777">
      <w:pPr>
        <w:spacing w:after="0" w:line="240" w:lineRule="auto"/>
        <w:rPr>
          <w:rFonts w:ascii="Times New Roman" w:hAnsi="Times New Roman" w:cs="Times New Roman"/>
          <w:rPrChange w:author="" w16du:dateUtc="2026-04-13T15:44:00Z" w:id="1298376906">
            <w:rPr>
              <w:rFonts w:ascii="Times New Roman" w:hAnsi="Times New Roman" w:cs="Times New Roman"/>
              <w:b w:val="1"/>
              <w:bCs w:val="1"/>
            </w:rPr>
          </w:rPrChange>
        </w:rPr>
      </w:pPr>
    </w:p>
    <w:p w:rsidRPr="0056510E" w:rsidR="0056510E" w:rsidP="0056510E" w:rsidRDefault="0056510E" w14:paraId="39413B9B" w14:textId="77777777">
      <w:pPr>
        <w:spacing w:after="0" w:line="240" w:lineRule="auto"/>
        <w:rPr>
          <w:rFonts w:ascii="Times New Roman" w:hAnsi="Times New Roman" w:cs="Times New Roman"/>
          <w:rPrChange w:author="" w16du:dateUtc="2026-04-13T15:44:00Z" w:id="1114996023">
            <w:rPr>
              <w:rFonts w:ascii="Times New Roman" w:hAnsi="Times New Roman" w:cs="Times New Roman"/>
              <w:b w:val="1"/>
              <w:bCs w:val="1"/>
            </w:rPr>
          </w:rPrChange>
        </w:rPr>
      </w:pPr>
      <w:r w:rsidRPr="58C45076" w:rsidR="0056510E">
        <w:rPr>
          <w:rFonts w:ascii="Times New Roman" w:hAnsi="Times New Roman" w:cs="Times New Roman"/>
        </w:rPr>
        <w:t>4. Secondary Infections</w:t>
      </w:r>
      <w:r>
        <w:br/>
      </w:r>
      <w:r w:rsidRPr="58C45076" w:rsidR="0056510E">
        <w:rPr>
          <w:rFonts w:ascii="Times New Roman" w:hAnsi="Times New Roman" w:cs="Times New Roman"/>
        </w:rPr>
        <w:t xml:space="preserve">Feeding wounds serve as entry points for opportunistic pathogens, including </w:t>
      </w:r>
      <w:r w:rsidRPr="58C45076" w:rsidR="0056510E">
        <w:rPr>
          <w:rFonts w:ascii="Times New Roman" w:hAnsi="Times New Roman" w:cs="Times New Roman"/>
          <w:i w:val="1"/>
          <w:iCs w:val="1"/>
        </w:rPr>
        <w:t>Fusarium</w:t>
      </w:r>
      <w:r w:rsidRPr="58C45076" w:rsidR="0056510E">
        <w:rPr>
          <w:rFonts w:ascii="Times New Roman" w:hAnsi="Times New Roman" w:cs="Times New Roman"/>
        </w:rPr>
        <w:t xml:space="preserve"> spp., </w:t>
      </w:r>
      <w:r w:rsidRPr="58C45076" w:rsidR="0056510E">
        <w:rPr>
          <w:rFonts w:ascii="Times New Roman" w:hAnsi="Times New Roman" w:cs="Times New Roman"/>
          <w:i w:val="1"/>
          <w:iCs w:val="1"/>
        </w:rPr>
        <w:t>Rhinocladella</w:t>
      </w:r>
      <w:r w:rsidRPr="58C45076" w:rsidR="0056510E">
        <w:rPr>
          <w:rFonts w:ascii="Times New Roman" w:hAnsi="Times New Roman" w:cs="Times New Roman"/>
        </w:rPr>
        <w:t xml:space="preserve"> spp., and agents of bacterial crown rot, further </w:t>
      </w:r>
      <w:r w:rsidRPr="58C45076" w:rsidR="0056510E">
        <w:rPr>
          <w:rFonts w:ascii="Times New Roman" w:hAnsi="Times New Roman" w:cs="Times New Roman"/>
        </w:rPr>
        <w:t>exacerbating</w:t>
      </w:r>
      <w:r w:rsidRPr="58C45076" w:rsidR="0056510E">
        <w:rPr>
          <w:rFonts w:ascii="Times New Roman" w:hAnsi="Times New Roman" w:cs="Times New Roman"/>
        </w:rPr>
        <w:t xml:space="preserve"> plant decline and mortality.</w:t>
      </w:r>
    </w:p>
    <w:p w:rsidRPr="006853CD" w:rsidR="00302485" w:rsidP="58C45076" w:rsidRDefault="00302485" w14:paraId="315ED5BE" w14:textId="1DC1FCC9">
      <w:pPr>
        <w:pStyle w:val="Normal"/>
        <w:spacing w:after="0" w:line="240" w:lineRule="auto"/>
        <w:rPr>
          <w:rFonts w:ascii="Times New Roman" w:hAnsi="Times New Roman" w:cs="Times New Roman"/>
          <w:b w:val="1"/>
          <w:bCs w:val="1"/>
        </w:rPr>
      </w:pPr>
    </w:p>
    <w:p w:rsidR="00253B3B" w:rsidP="00544596" w:rsidRDefault="00253B3B" w14:paraId="59F585CB" w14:textId="4C248DC0">
      <w:pPr>
        <w:spacing w:after="0" w:line="240" w:lineRule="auto"/>
        <w:rPr>
          <w:rFonts w:ascii="Times New Roman" w:hAnsi="Times New Roman" w:cs="Times New Roman"/>
          <w:b w:val="1"/>
          <w:bCs w:val="1"/>
        </w:rPr>
      </w:pPr>
      <w:r w:rsidRPr="11502018" w:rsidR="00253B3B">
        <w:rPr>
          <w:rFonts w:ascii="Times New Roman" w:hAnsi="Times New Roman" w:cs="Times New Roman"/>
          <w:b w:val="1"/>
          <w:bCs w:val="1"/>
        </w:rPr>
        <w:t>IX. Economic Impact</w:t>
      </w:r>
    </w:p>
    <w:p w:rsidR="0056510E" w:rsidP="00544596" w:rsidRDefault="0056510E" w14:paraId="0B0B7095" w14:textId="766EA978">
      <w:pPr>
        <w:spacing w:after="0" w:line="240" w:lineRule="auto"/>
        <w:rPr>
          <w:rFonts w:ascii="Times New Roman" w:hAnsi="Times New Roman" w:cs="Times New Roman"/>
          <w:b w:val="1"/>
          <w:bCs w:val="1"/>
        </w:rPr>
      </w:pPr>
    </w:p>
    <w:p w:rsidRPr="001D7ABC" w:rsidR="001D7ABC" w:rsidP="001D7ABC" w:rsidRDefault="0056510E" w14:paraId="1A95A969" w14:textId="77777777">
      <w:pPr>
        <w:spacing w:after="0" w:line="240" w:lineRule="auto"/>
        <w:rPr>
          <w:rFonts w:ascii="Times New Roman" w:hAnsi="Times New Roman" w:cs="Times New Roman"/>
          <w:rPrChange w:author="" w16du:dateUtc="2026-04-13T15:49:00Z" w:id="2089617104">
            <w:rPr/>
          </w:rPrChange>
        </w:rPr>
      </w:pPr>
      <w:r w:rsidRPr="58C45076" w:rsidR="0056510E">
        <w:rPr>
          <w:rFonts w:ascii="Times New Roman" w:hAnsi="Times New Roman" w:cs="Times New Roman"/>
          <w:i w:val="1"/>
          <w:iCs w:val="1"/>
        </w:rPr>
        <w:t>Oryctes</w:t>
      </w:r>
      <w:r w:rsidRPr="58C45076" w:rsidR="0056510E">
        <w:rPr>
          <w:rFonts w:ascii="Times New Roman" w:hAnsi="Times New Roman" w:cs="Times New Roman"/>
          <w:i w:val="1"/>
          <w:iCs w:val="1"/>
        </w:rPr>
        <w:t xml:space="preserve"> rhinoceros</w:t>
      </w:r>
      <w:r w:rsidRPr="58C45076" w:rsidR="0056510E">
        <w:rPr>
          <w:rFonts w:ascii="Times New Roman" w:hAnsi="Times New Roman" w:cs="Times New Roman"/>
        </w:rPr>
        <w:t xml:space="preserve"> </w:t>
      </w:r>
      <w:r w:rsidRPr="58C45076" w:rsidR="0056510E">
        <w:rPr>
          <w:rFonts w:ascii="Times New Roman" w:hAnsi="Times New Roman" w:cs="Times New Roman"/>
        </w:rPr>
        <w:t>cause</w:t>
      </w:r>
      <w:r w:rsidRPr="58C45076" w:rsidR="0056510E">
        <w:rPr>
          <w:rFonts w:ascii="Times New Roman" w:hAnsi="Times New Roman" w:cs="Times New Roman"/>
        </w:rPr>
        <w:t xml:space="preserve"> substantial global economic losses, estimated to exceed US$125 million annually, primarily through reduced fruit yield, increased management costs, and higher replanting expenditures.</w:t>
      </w:r>
      <w:r w:rsidRPr="58C45076" w:rsidR="0056510E">
        <w:rPr>
          <w:rFonts w:ascii="Times New Roman" w:hAnsi="Times New Roman" w:cs="Times New Roman"/>
        </w:rPr>
        <w:t xml:space="preserve"> </w:t>
      </w:r>
      <w:r w:rsidRPr="58C45076" w:rsidR="0056510E">
        <w:rPr>
          <w:rFonts w:ascii="Times New Roman" w:hAnsi="Times New Roman" w:cs="Times New Roman"/>
        </w:rPr>
        <w:t xml:space="preserve">The beetle has had severe consequences across </w:t>
      </w:r>
      <w:r w:rsidRPr="58C45076" w:rsidR="0056510E">
        <w:rPr>
          <w:rFonts w:ascii="Times New Roman" w:hAnsi="Times New Roman" w:cs="Times New Roman"/>
        </w:rPr>
        <w:t>Pacific island</w:t>
      </w:r>
      <w:r w:rsidRPr="58C45076" w:rsidR="0056510E">
        <w:rPr>
          <w:rFonts w:ascii="Times New Roman" w:hAnsi="Times New Roman" w:cs="Times New Roman"/>
        </w:rPr>
        <w:t xml:space="preserve"> systems. In Samoa during the 1960s, infestations resulted in 50–70% coconut mortality. In Guam, ongoing outbreaks continue to cause widespread damage to native palm populations, while in Hawaii (2013–present), substantial financial resources have been </w:t>
      </w:r>
      <w:r w:rsidRPr="58C45076" w:rsidR="0056510E">
        <w:rPr>
          <w:rFonts w:ascii="Times New Roman" w:hAnsi="Times New Roman" w:cs="Times New Roman"/>
        </w:rPr>
        <w:t>allocated</w:t>
      </w:r>
      <w:r w:rsidRPr="58C45076" w:rsidR="0056510E">
        <w:rPr>
          <w:rFonts w:ascii="Times New Roman" w:hAnsi="Times New Roman" w:cs="Times New Roman"/>
        </w:rPr>
        <w:t xml:space="preserve"> to eradication and containment efforts.</w:t>
      </w:r>
      <w:r w:rsidRPr="58C45076" w:rsidR="0056510E">
        <w:rPr>
          <w:rFonts w:ascii="Times New Roman" w:hAnsi="Times New Roman" w:cs="Times New Roman"/>
        </w:rPr>
        <w:t xml:space="preserve"> </w:t>
      </w:r>
      <w:r w:rsidRPr="58C45076" w:rsidR="001D7ABC">
        <w:rPr>
          <w:rFonts w:ascii="Times New Roman" w:hAnsi="Times New Roman" w:cs="Times New Roman"/>
        </w:rPr>
        <w:t>In major production regions such as Malaysia and Indonesia, the world’s leading oil palm producers, CRB infestations contribute to reduced fresh fruit bunch weight, delays in replanting cycles, and increased labor demands associated with field sanitation and pest management.</w:t>
      </w:r>
    </w:p>
    <w:p w:rsidRPr="0056510E" w:rsidR="0056510E" w:rsidP="00544596" w:rsidRDefault="0056510E" w14:paraId="49C74766" w14:textId="7A90D358">
      <w:pPr>
        <w:spacing w:after="0" w:line="240" w:lineRule="auto"/>
        <w:rPr>
          <w:rFonts w:ascii="Times New Roman" w:hAnsi="Times New Roman" w:cs="Times New Roman"/>
          <w:rPrChange w:author="" w16du:dateUtc="2026-04-13T15:49:00Z" w:id="1294455455">
            <w:rPr>
              <w:rFonts w:ascii="Times New Roman" w:hAnsi="Times New Roman" w:cs="Times New Roman"/>
              <w:b w:val="1"/>
              <w:bCs w:val="1"/>
            </w:rPr>
          </w:rPrChange>
        </w:rPr>
      </w:pPr>
    </w:p>
    <w:p w:rsidRPr="006853CD" w:rsidR="0056510E" w:rsidP="58C45076" w:rsidRDefault="0056510E" w14:paraId="4BA8ED40" w14:textId="77777777">
      <w:pPr>
        <w:spacing w:after="0" w:line="240" w:lineRule="auto"/>
        <w:rPr>
          <w:rFonts w:ascii="Times New Roman" w:hAnsi="Times New Roman" w:cs="Times New Roman"/>
        </w:rPr>
      </w:pPr>
    </w:p>
    <w:p w:rsidRPr="006853CD" w:rsidR="00302485" w:rsidP="58C45076" w:rsidRDefault="00302485" w14:paraId="236F64A0" w14:textId="3B45864D">
      <w:pPr>
        <w:pStyle w:val="Normal"/>
        <w:spacing w:after="0" w:line="240" w:lineRule="auto"/>
        <w:rPr>
          <w:rFonts w:ascii="Times New Roman" w:hAnsi="Times New Roman" w:cs="Times New Roman"/>
          <w:b w:val="1"/>
          <w:bCs w:val="1"/>
        </w:rPr>
      </w:pPr>
    </w:p>
    <w:p w:rsidR="00253B3B" w:rsidP="00544596" w:rsidRDefault="00253B3B" w14:paraId="78763136" w14:textId="07AD6E5C">
      <w:pPr>
        <w:spacing w:after="0" w:line="240" w:lineRule="auto"/>
        <w:rPr>
          <w:rFonts w:ascii="Times New Roman" w:hAnsi="Times New Roman" w:cs="Times New Roman"/>
          <w:b w:val="1"/>
          <w:bCs w:val="1"/>
        </w:rPr>
      </w:pPr>
      <w:r w:rsidRPr="11502018" w:rsidR="00253B3B">
        <w:rPr>
          <w:rFonts w:ascii="Times New Roman" w:hAnsi="Times New Roman" w:cs="Times New Roman"/>
          <w:b w:val="1"/>
          <w:bCs w:val="1"/>
        </w:rPr>
        <w:t>X. Monitoring and Surveillance</w:t>
      </w:r>
    </w:p>
    <w:p w:rsidRPr="001D7ABC" w:rsidR="001D7ABC" w:rsidP="001D7ABC" w:rsidRDefault="001D7ABC" w14:paraId="2A8D1DB8" w14:textId="77777777">
      <w:pPr>
        <w:spacing w:after="0" w:line="240" w:lineRule="auto"/>
        <w:rPr>
          <w:rFonts w:ascii="Times New Roman" w:hAnsi="Times New Roman" w:cs="Times New Roman"/>
        </w:rPr>
      </w:pPr>
      <w:r w:rsidRPr="11502018" w:rsidR="001D7ABC">
        <w:rPr>
          <w:rFonts w:ascii="Times New Roman" w:hAnsi="Times New Roman" w:cs="Times New Roman"/>
          <w:b w:val="1"/>
          <w:bCs w:val="1"/>
        </w:rPr>
        <w:t>A. Pheromone Trapping</w:t>
      </w:r>
      <w:r>
        <w:br/>
      </w:r>
      <w:r w:rsidRPr="11502018" w:rsidR="001D7ABC">
        <w:rPr>
          <w:rFonts w:ascii="Times New Roman" w:hAnsi="Times New Roman" w:cs="Times New Roman"/>
        </w:rPr>
        <w:t xml:space="preserve">Ethyl 4-methyloctanoate–based traps are the global standard for monitoring </w:t>
      </w:r>
      <w:r w:rsidRPr="11502018" w:rsidR="001D7ABC">
        <w:rPr>
          <w:rFonts w:ascii="Times New Roman" w:hAnsi="Times New Roman" w:cs="Times New Roman"/>
          <w:i w:val="1"/>
          <w:iCs w:val="1"/>
        </w:rPr>
        <w:t>Oryctes</w:t>
      </w:r>
      <w:r w:rsidRPr="11502018" w:rsidR="001D7ABC">
        <w:rPr>
          <w:rFonts w:ascii="Times New Roman" w:hAnsi="Times New Roman" w:cs="Times New Roman"/>
          <w:i w:val="1"/>
          <w:iCs w:val="1"/>
        </w:rPr>
        <w:t xml:space="preserve"> </w:t>
      </w:r>
      <w:r w:rsidRPr="11502018" w:rsidR="001D7ABC">
        <w:rPr>
          <w:rFonts w:ascii="Times New Roman" w:hAnsi="Times New Roman" w:cs="Times New Roman"/>
          <w:i w:val="1"/>
          <w:iCs w:val="1"/>
        </w:rPr>
        <w:t>rhinoceros</w:t>
      </w:r>
      <w:r w:rsidRPr="11502018" w:rsidR="001D7ABC">
        <w:rPr>
          <w:rFonts w:ascii="Times New Roman" w:hAnsi="Times New Roman" w:cs="Times New Roman"/>
        </w:rPr>
        <w:t xml:space="preserve"> populations. Recommended deployment rates are approximately 1 trap per 2–5 hectares, with lure replacement every 8–</w:t>
      </w:r>
      <w:r w:rsidRPr="11502018" w:rsidR="001D7ABC">
        <w:rPr>
          <w:rFonts w:ascii="Times New Roman" w:hAnsi="Times New Roman" w:cs="Times New Roman"/>
        </w:rPr>
        <w:t>12 weeks</w:t>
      </w:r>
      <w:r w:rsidRPr="11502018" w:rsidR="001D7ABC">
        <w:rPr>
          <w:rFonts w:ascii="Times New Roman" w:hAnsi="Times New Roman" w:cs="Times New Roman"/>
        </w:rPr>
        <w:t>. Trap captures typically increase during nighttime periods, particularly following rainfall events that stimulate adult flight activity.</w:t>
      </w:r>
    </w:p>
    <w:p w:rsidRPr="001D7ABC" w:rsidR="001D7ABC" w:rsidP="001D7ABC" w:rsidRDefault="001D7ABC" w14:paraId="02B9F1B7" w14:textId="77777777">
      <w:pPr>
        <w:spacing w:after="0" w:line="240" w:lineRule="auto"/>
        <w:rPr>
          <w:rFonts w:ascii="Times New Roman" w:hAnsi="Times New Roman" w:cs="Times New Roman"/>
        </w:rPr>
      </w:pPr>
      <w:r w:rsidRPr="11502018" w:rsidR="001D7ABC">
        <w:rPr>
          <w:rFonts w:ascii="Times New Roman" w:hAnsi="Times New Roman" w:cs="Times New Roman"/>
          <w:b w:val="1"/>
          <w:bCs w:val="1"/>
        </w:rPr>
        <w:t>B. Field Scouting</w:t>
      </w:r>
      <w:r>
        <w:br/>
      </w:r>
      <w:r w:rsidRPr="11502018" w:rsidR="001D7ABC">
        <w:rPr>
          <w:rFonts w:ascii="Times New Roman" w:hAnsi="Times New Roman" w:cs="Times New Roman"/>
        </w:rPr>
        <w:t xml:space="preserve">Field detection relies on </w:t>
      </w:r>
      <w:r w:rsidRPr="11502018" w:rsidR="001D7ABC">
        <w:rPr>
          <w:rFonts w:ascii="Times New Roman" w:hAnsi="Times New Roman" w:cs="Times New Roman"/>
        </w:rPr>
        <w:t>identifying</w:t>
      </w:r>
      <w:r w:rsidRPr="11502018" w:rsidR="001D7ABC">
        <w:rPr>
          <w:rFonts w:ascii="Times New Roman" w:hAnsi="Times New Roman" w:cs="Times New Roman"/>
        </w:rPr>
        <w:t xml:space="preserve"> characteristic damage symptoms, including fresh boreholes in the crown, accumulation of frass within feeding tunnels, and V-shaped notches on emerging </w:t>
      </w:r>
      <w:r w:rsidRPr="11502018" w:rsidR="001D7ABC">
        <w:rPr>
          <w:rFonts w:ascii="Times New Roman" w:hAnsi="Times New Roman" w:cs="Times New Roman"/>
        </w:rPr>
        <w:t>fronds</w:t>
      </w:r>
      <w:r w:rsidRPr="11502018" w:rsidR="001D7ABC">
        <w:rPr>
          <w:rFonts w:ascii="Times New Roman" w:hAnsi="Times New Roman" w:cs="Times New Roman"/>
        </w:rPr>
        <w:t>.</w:t>
      </w:r>
    </w:p>
    <w:p w:rsidRPr="001D7ABC" w:rsidR="001D7ABC" w:rsidP="001D7ABC" w:rsidRDefault="001D7ABC" w14:paraId="327AB31A" w14:textId="77777777">
      <w:pPr>
        <w:spacing w:after="0" w:line="240" w:lineRule="auto"/>
        <w:rPr>
          <w:rFonts w:ascii="Times New Roman" w:hAnsi="Times New Roman" w:cs="Times New Roman"/>
        </w:rPr>
      </w:pPr>
      <w:r w:rsidRPr="11502018" w:rsidR="001D7ABC">
        <w:rPr>
          <w:rFonts w:ascii="Times New Roman" w:hAnsi="Times New Roman" w:cs="Times New Roman"/>
          <w:b w:val="1"/>
          <w:bCs w:val="1"/>
        </w:rPr>
        <w:t>C. Molecular Diagnostics</w:t>
      </w:r>
      <w:r>
        <w:br/>
      </w:r>
      <w:r w:rsidRPr="11502018" w:rsidR="001D7ABC">
        <w:rPr>
          <w:rFonts w:ascii="Times New Roman" w:hAnsi="Times New Roman" w:cs="Times New Roman"/>
        </w:rPr>
        <w:t xml:space="preserve">Polymerase chain reaction (PCR) assays are used to differentiate CRB lineages by targeting CRB-G–specific mitochondrial haplotypes and to assess infection status using </w:t>
      </w:r>
      <w:r w:rsidRPr="11502018" w:rsidR="001D7ABC">
        <w:rPr>
          <w:rFonts w:ascii="Times New Roman" w:hAnsi="Times New Roman" w:cs="Times New Roman"/>
          <w:i w:val="1"/>
          <w:iCs w:val="1"/>
        </w:rPr>
        <w:t>Oryctes</w:t>
      </w:r>
      <w:r w:rsidRPr="11502018" w:rsidR="001D7ABC">
        <w:rPr>
          <w:rFonts w:ascii="Times New Roman" w:hAnsi="Times New Roman" w:cs="Times New Roman"/>
          <w:i w:val="1"/>
          <w:iCs w:val="1"/>
        </w:rPr>
        <w:t xml:space="preserve"> rhinoceros</w:t>
      </w:r>
      <w:r w:rsidRPr="11502018" w:rsidR="001D7ABC">
        <w:rPr>
          <w:rFonts w:ascii="Times New Roman" w:hAnsi="Times New Roman" w:cs="Times New Roman"/>
        </w:rPr>
        <w:t xml:space="preserve"> </w:t>
      </w:r>
      <w:r w:rsidRPr="11502018" w:rsidR="001D7ABC">
        <w:rPr>
          <w:rFonts w:ascii="Times New Roman" w:hAnsi="Times New Roman" w:cs="Times New Roman"/>
        </w:rPr>
        <w:t>nudivirus</w:t>
      </w:r>
      <w:r w:rsidRPr="11502018" w:rsidR="001D7ABC">
        <w:rPr>
          <w:rFonts w:ascii="Times New Roman" w:hAnsi="Times New Roman" w:cs="Times New Roman"/>
        </w:rPr>
        <w:t xml:space="preserve"> (</w:t>
      </w:r>
      <w:r w:rsidRPr="11502018" w:rsidR="001D7ABC">
        <w:rPr>
          <w:rFonts w:ascii="Times New Roman" w:hAnsi="Times New Roman" w:cs="Times New Roman"/>
        </w:rPr>
        <w:t>OrNV</w:t>
      </w:r>
      <w:r w:rsidRPr="11502018" w:rsidR="001D7ABC">
        <w:rPr>
          <w:rFonts w:ascii="Times New Roman" w:hAnsi="Times New Roman" w:cs="Times New Roman"/>
        </w:rPr>
        <w:t>) molecular markers.</w:t>
      </w:r>
    </w:p>
    <w:p w:rsidRPr="001D7ABC" w:rsidR="001D7ABC" w:rsidP="001D7ABC" w:rsidRDefault="001D7ABC" w14:paraId="2835BA13" w14:textId="77777777">
      <w:pPr>
        <w:spacing w:after="0" w:line="240" w:lineRule="auto"/>
        <w:rPr>
          <w:rFonts w:ascii="Times New Roman" w:hAnsi="Times New Roman" w:cs="Times New Roman"/>
        </w:rPr>
      </w:pPr>
      <w:r w:rsidRPr="11502018" w:rsidR="001D7ABC">
        <w:rPr>
          <w:rFonts w:ascii="Times New Roman" w:hAnsi="Times New Roman" w:cs="Times New Roman"/>
          <w:b w:val="1"/>
          <w:bCs w:val="1"/>
        </w:rPr>
        <w:t>D. Drone and AI Monitoring</w:t>
      </w:r>
      <w:r>
        <w:br/>
      </w:r>
      <w:r w:rsidRPr="11502018" w:rsidR="001D7ABC">
        <w:rPr>
          <w:rFonts w:ascii="Times New Roman" w:hAnsi="Times New Roman" w:cs="Times New Roman"/>
        </w:rPr>
        <w:t>Remote sensing technologies, including drone-based multispectral imaging and AI-assisted analysis, are increasingly used to detect early crown damage and map infestation hotspots across plantation landscapes.</w:t>
      </w:r>
    </w:p>
    <w:p w:rsidRPr="006853CD" w:rsidR="001D7ABC" w:rsidP="58C45076" w:rsidRDefault="001D7ABC" w14:paraId="1ED11D53" w14:textId="77777777">
      <w:pPr>
        <w:spacing w:after="0" w:line="240" w:lineRule="auto"/>
        <w:rPr>
          <w:rFonts w:ascii="Times New Roman" w:hAnsi="Times New Roman" w:cs="Times New Roman"/>
        </w:rPr>
      </w:pPr>
    </w:p>
    <w:p w:rsidRPr="006853CD" w:rsidR="00253B3B" w:rsidP="58C45076" w:rsidRDefault="00253B3B" w14:paraId="5CCE04EA" w14:textId="52F95984">
      <w:pPr>
        <w:pStyle w:val="Normal"/>
        <w:spacing w:after="0" w:line="240" w:lineRule="auto"/>
        <w:rPr>
          <w:rFonts w:ascii="Times New Roman" w:hAnsi="Times New Roman" w:cs="Times New Roman"/>
        </w:rPr>
      </w:pPr>
      <w:r w:rsidRPr="58C45076" w:rsidR="00253B3B">
        <w:rPr>
          <w:rFonts w:ascii="Times New Roman" w:hAnsi="Times New Roman" w:cs="Times New Roman"/>
        </w:rPr>
        <w:t>.</w:t>
      </w:r>
    </w:p>
    <w:p w:rsidRPr="006853CD" w:rsidR="00302485" w:rsidP="58C45076" w:rsidRDefault="00302485" w14:paraId="119E9339" w14:textId="77777777">
      <w:pPr>
        <w:spacing w:after="0" w:line="240" w:lineRule="auto"/>
        <w:rPr>
          <w:rFonts w:ascii="Times New Roman" w:hAnsi="Times New Roman" w:cs="Times New Roman"/>
        </w:rPr>
      </w:pPr>
    </w:p>
    <w:p w:rsidRPr="006853CD" w:rsidR="00253B3B" w:rsidP="58C45076" w:rsidRDefault="00253B3B" w14:paraId="55BA9F7F" w14:textId="2225724C">
      <w:pPr>
        <w:spacing w:after="0" w:line="240" w:lineRule="auto"/>
        <w:rPr>
          <w:rFonts w:ascii="Times New Roman" w:hAnsi="Times New Roman" w:cs="Times New Roman"/>
        </w:rPr>
      </w:pPr>
      <w:r w:rsidRPr="58C45076" w:rsidR="00253B3B">
        <w:rPr>
          <w:rFonts w:ascii="Times New Roman" w:hAnsi="Times New Roman" w:cs="Times New Roman"/>
          <w:b w:val="1"/>
          <w:bCs w:val="1"/>
        </w:rPr>
        <w:t>XI. Integrated Pest Management (IPM)</w:t>
      </w:r>
    </w:p>
    <w:p w:rsidR="001D7ABC" w:rsidP="00544596" w:rsidRDefault="001D7ABC" w14:paraId="6A718D4C" w14:textId="77777777">
      <w:pPr>
        <w:spacing w:after="0" w:line="240" w:lineRule="auto"/>
        <w:rPr>
          <w:rFonts w:ascii="Times New Roman" w:hAnsi="Times New Roman" w:cs="Times New Roman"/>
        </w:rPr>
      </w:pPr>
    </w:p>
    <w:p w:rsidRPr="001D7ABC" w:rsidR="001D7ABC" w:rsidP="001D7ABC" w:rsidRDefault="001D7ABC" w14:paraId="50D96B96" w14:textId="2CC209A1">
      <w:pPr>
        <w:spacing w:after="0" w:line="240" w:lineRule="auto"/>
        <w:rPr>
          <w:rFonts w:ascii="Times New Roman" w:hAnsi="Times New Roman" w:cs="Times New Roman"/>
        </w:rPr>
      </w:pPr>
      <w:r w:rsidRPr="11502018" w:rsidR="001D7ABC">
        <w:rPr>
          <w:rFonts w:ascii="Times New Roman" w:hAnsi="Times New Roman" w:cs="Times New Roman"/>
        </w:rPr>
        <w:t xml:space="preserve">Effective management of </w:t>
      </w:r>
      <w:r w:rsidRPr="11502018" w:rsidR="001D7ABC">
        <w:rPr>
          <w:rFonts w:ascii="Times New Roman" w:hAnsi="Times New Roman" w:cs="Times New Roman"/>
          <w:i w:val="1"/>
          <w:iCs w:val="1"/>
        </w:rPr>
        <w:t>O</w:t>
      </w:r>
      <w:r w:rsidRPr="11502018" w:rsidR="001D7ABC">
        <w:rPr>
          <w:rFonts w:ascii="Times New Roman" w:hAnsi="Times New Roman" w:cs="Times New Roman"/>
          <w:i w:val="1"/>
          <w:iCs w:val="1"/>
        </w:rPr>
        <w:t>.</w:t>
      </w:r>
      <w:r w:rsidRPr="11502018" w:rsidR="001D7ABC">
        <w:rPr>
          <w:rFonts w:ascii="Times New Roman" w:hAnsi="Times New Roman" w:cs="Times New Roman"/>
          <w:i w:val="1"/>
          <w:iCs w:val="1"/>
        </w:rPr>
        <w:t>rhinoceros</w:t>
      </w:r>
      <w:r w:rsidRPr="11502018" w:rsidR="001D7ABC">
        <w:rPr>
          <w:rFonts w:ascii="Times New Roman" w:hAnsi="Times New Roman" w:cs="Times New Roman"/>
        </w:rPr>
        <w:t xml:space="preserve"> </w:t>
      </w:r>
      <w:r w:rsidRPr="11502018" w:rsidR="001D7ABC">
        <w:rPr>
          <w:rFonts w:ascii="Times New Roman" w:hAnsi="Times New Roman" w:cs="Times New Roman"/>
        </w:rPr>
        <w:t>requires</w:t>
      </w:r>
      <w:r w:rsidRPr="11502018" w:rsidR="001D7ABC">
        <w:rPr>
          <w:rFonts w:ascii="Times New Roman" w:hAnsi="Times New Roman" w:cs="Times New Roman"/>
        </w:rPr>
        <w:t xml:space="preserve"> a multilayered integrated pest management approach combining cultural, biological, and mechanical strategies.</w:t>
      </w:r>
    </w:p>
    <w:p w:rsidRPr="001D7ABC" w:rsidR="001D7ABC" w:rsidP="001D7ABC" w:rsidRDefault="001D7ABC" w14:paraId="40013C2C" w14:textId="77777777">
      <w:pPr>
        <w:spacing w:after="0" w:line="240" w:lineRule="auto"/>
        <w:rPr>
          <w:rFonts w:ascii="Times New Roman" w:hAnsi="Times New Roman" w:cs="Times New Roman"/>
        </w:rPr>
      </w:pPr>
      <w:r w:rsidRPr="11502018" w:rsidR="001D7ABC">
        <w:rPr>
          <w:rFonts w:ascii="Times New Roman" w:hAnsi="Times New Roman" w:cs="Times New Roman"/>
          <w:b w:val="1"/>
          <w:bCs w:val="1"/>
        </w:rPr>
        <w:t>A. Cultural Control</w:t>
      </w:r>
      <w:r>
        <w:br/>
      </w:r>
      <w:r w:rsidRPr="11502018" w:rsidR="001D7ABC">
        <w:rPr>
          <w:rFonts w:ascii="Times New Roman" w:hAnsi="Times New Roman" w:cs="Times New Roman"/>
        </w:rPr>
        <w:t xml:space="preserve">Cultural practices focus on reducing available breeding habitats and improving plantation hygiene. Key measures include the removal of decaying organic material such as rotting logs and </w:t>
      </w:r>
      <w:r w:rsidRPr="11502018" w:rsidR="001D7ABC">
        <w:rPr>
          <w:rFonts w:ascii="Times New Roman" w:hAnsi="Times New Roman" w:cs="Times New Roman"/>
        </w:rPr>
        <w:t xml:space="preserve">coconut husks, proper </w:t>
      </w:r>
      <w:r w:rsidRPr="11502018" w:rsidR="001D7ABC">
        <w:rPr>
          <w:rFonts w:ascii="Times New Roman" w:hAnsi="Times New Roman" w:cs="Times New Roman"/>
        </w:rPr>
        <w:t>composting</w:t>
      </w:r>
      <w:r w:rsidRPr="11502018" w:rsidR="001D7ABC">
        <w:rPr>
          <w:rFonts w:ascii="Times New Roman" w:hAnsi="Times New Roman" w:cs="Times New Roman"/>
        </w:rPr>
        <w:t xml:space="preserve"> or destruction of plant waste at temperatures exceeding 40 °C to </w:t>
      </w:r>
      <w:r w:rsidRPr="11502018" w:rsidR="001D7ABC">
        <w:rPr>
          <w:rFonts w:ascii="Times New Roman" w:hAnsi="Times New Roman" w:cs="Times New Roman"/>
        </w:rPr>
        <w:t>eliminate</w:t>
      </w:r>
      <w:r w:rsidRPr="11502018" w:rsidR="001D7ABC">
        <w:rPr>
          <w:rFonts w:ascii="Times New Roman" w:hAnsi="Times New Roman" w:cs="Times New Roman"/>
        </w:rPr>
        <w:t xml:space="preserve"> immature stages, </w:t>
      </w:r>
      <w:r w:rsidRPr="11502018" w:rsidR="001D7ABC">
        <w:rPr>
          <w:rFonts w:ascii="Times New Roman" w:hAnsi="Times New Roman" w:cs="Times New Roman"/>
        </w:rPr>
        <w:t>maintaining</w:t>
      </w:r>
      <w:r w:rsidRPr="11502018" w:rsidR="001D7ABC">
        <w:rPr>
          <w:rFonts w:ascii="Times New Roman" w:hAnsi="Times New Roman" w:cs="Times New Roman"/>
        </w:rPr>
        <w:t xml:space="preserve"> clean plantation environments free of debris, and implementing </w:t>
      </w:r>
      <w:r w:rsidRPr="11502018" w:rsidR="001D7ABC">
        <w:rPr>
          <w:rFonts w:ascii="Times New Roman" w:hAnsi="Times New Roman" w:cs="Times New Roman"/>
        </w:rPr>
        <w:t>appropriate planting</w:t>
      </w:r>
      <w:r w:rsidRPr="11502018" w:rsidR="001D7ABC">
        <w:rPr>
          <w:rFonts w:ascii="Times New Roman" w:hAnsi="Times New Roman" w:cs="Times New Roman"/>
        </w:rPr>
        <w:t xml:space="preserve"> densities to reduce favorable microhabitats for pest development.</w:t>
      </w:r>
    </w:p>
    <w:p w:rsidRPr="001D7ABC" w:rsidR="001D7ABC" w:rsidP="58C45076" w:rsidRDefault="001D7ABC" w14:paraId="6341CFCF" w14:textId="2653EAB3">
      <w:pPr>
        <w:pStyle w:val="Normal"/>
        <w:spacing w:after="0" w:line="240" w:lineRule="auto"/>
        <w:rPr>
          <w:rFonts w:ascii="Times New Roman" w:hAnsi="Times New Roman" w:cs="Times New Roman"/>
        </w:rPr>
      </w:pPr>
      <w:r w:rsidRPr="58C45076" w:rsidR="001D7ABC">
        <w:rPr>
          <w:rFonts w:ascii="Times New Roman" w:hAnsi="Times New Roman" w:cs="Times New Roman"/>
          <w:b w:val="1"/>
          <w:bCs w:val="1"/>
        </w:rPr>
        <w:t>B. Biological Control</w:t>
      </w:r>
      <w:r>
        <w:br/>
      </w:r>
      <w:r w:rsidRPr="58C45076" w:rsidR="001D7ABC">
        <w:rPr>
          <w:rFonts w:ascii="Times New Roman" w:hAnsi="Times New Roman" w:cs="Times New Roman"/>
        </w:rPr>
        <w:t xml:space="preserve">Biological control </w:t>
      </w:r>
      <w:r w:rsidRPr="58C45076" w:rsidR="001D7ABC">
        <w:rPr>
          <w:rFonts w:ascii="Times New Roman" w:hAnsi="Times New Roman" w:cs="Times New Roman"/>
        </w:rPr>
        <w:t>remains</w:t>
      </w:r>
      <w:r w:rsidRPr="58C45076" w:rsidR="001D7ABC">
        <w:rPr>
          <w:rFonts w:ascii="Times New Roman" w:hAnsi="Times New Roman" w:cs="Times New Roman"/>
        </w:rPr>
        <w:t xml:space="preserve"> a cornerstone of </w:t>
      </w:r>
      <w:r w:rsidRPr="58C45076" w:rsidR="001D7ABC">
        <w:rPr>
          <w:rFonts w:ascii="Times New Roman" w:hAnsi="Times New Roman" w:cs="Times New Roman"/>
          <w:i w:val="1"/>
          <w:iCs w:val="1"/>
        </w:rPr>
        <w:t>O</w:t>
      </w:r>
      <w:r w:rsidRPr="58C45076" w:rsidR="001D7ABC">
        <w:rPr>
          <w:rFonts w:ascii="Times New Roman" w:hAnsi="Times New Roman" w:cs="Times New Roman"/>
          <w:i w:val="1"/>
          <w:iCs w:val="1"/>
        </w:rPr>
        <w:t>.</w:t>
      </w:r>
      <w:r w:rsidRPr="58C45076" w:rsidR="001D7ABC">
        <w:rPr>
          <w:rFonts w:ascii="Times New Roman" w:hAnsi="Times New Roman" w:cs="Times New Roman"/>
          <w:i w:val="1"/>
          <w:iCs w:val="1"/>
        </w:rPr>
        <w:t>rhinoceros</w:t>
      </w:r>
      <w:r w:rsidRPr="58C45076" w:rsidR="001D7ABC">
        <w:rPr>
          <w:rFonts w:ascii="Times New Roman" w:hAnsi="Times New Roman" w:cs="Times New Roman"/>
        </w:rPr>
        <w:t xml:space="preserve"> management. </w:t>
      </w:r>
      <w:r w:rsidRPr="58C45076" w:rsidR="001D7ABC">
        <w:rPr>
          <w:rFonts w:ascii="Times New Roman" w:hAnsi="Times New Roman" w:cs="Times New Roman"/>
          <w:i w:val="1"/>
          <w:iCs w:val="1"/>
        </w:rPr>
        <w:t>Oryctes</w:t>
      </w:r>
      <w:r w:rsidRPr="58C45076" w:rsidR="001D7ABC">
        <w:rPr>
          <w:rFonts w:ascii="Times New Roman" w:hAnsi="Times New Roman" w:cs="Times New Roman"/>
          <w:i w:val="1"/>
          <w:iCs w:val="1"/>
        </w:rPr>
        <w:t xml:space="preserve"> rhinoceros</w:t>
      </w:r>
      <w:r w:rsidRPr="58C45076" w:rsidR="001D7ABC">
        <w:rPr>
          <w:rFonts w:ascii="Times New Roman" w:hAnsi="Times New Roman" w:cs="Times New Roman"/>
        </w:rPr>
        <w:t xml:space="preserve"> </w:t>
      </w:r>
      <w:r w:rsidRPr="58C45076" w:rsidR="001D7ABC">
        <w:rPr>
          <w:rFonts w:ascii="Times New Roman" w:hAnsi="Times New Roman" w:cs="Times New Roman"/>
        </w:rPr>
        <w:t>nudivirus</w:t>
      </w:r>
      <w:r w:rsidRPr="58C45076" w:rsidR="001D7ABC">
        <w:rPr>
          <w:rFonts w:ascii="Times New Roman" w:hAnsi="Times New Roman" w:cs="Times New Roman"/>
        </w:rPr>
        <w:t xml:space="preserve"> (</w:t>
      </w:r>
      <w:r w:rsidRPr="58C45076" w:rsidR="001D7ABC">
        <w:rPr>
          <w:rFonts w:ascii="Times New Roman" w:hAnsi="Times New Roman" w:cs="Times New Roman"/>
        </w:rPr>
        <w:t>OrNV</w:t>
      </w:r>
      <w:r w:rsidRPr="58C45076" w:rsidR="001D7ABC">
        <w:rPr>
          <w:rFonts w:ascii="Times New Roman" w:hAnsi="Times New Roman" w:cs="Times New Roman"/>
        </w:rPr>
        <w:t xml:space="preserve">) </w:t>
      </w:r>
      <w:r w:rsidRPr="58C45076" w:rsidR="001D7ABC">
        <w:rPr>
          <w:rFonts w:ascii="Times New Roman" w:hAnsi="Times New Roman" w:cs="Times New Roman"/>
        </w:rPr>
        <w:t>represents</w:t>
      </w:r>
      <w:r w:rsidRPr="58C45076" w:rsidR="001D7ABC">
        <w:rPr>
          <w:rFonts w:ascii="Times New Roman" w:hAnsi="Times New Roman" w:cs="Times New Roman"/>
        </w:rPr>
        <w:t xml:space="preserve"> one of the most successful classical biological control agents deployed in the Pacific, significantly reducing historical outbreak levels. However, CRB-G populations </w:t>
      </w:r>
      <w:r w:rsidRPr="58C45076" w:rsidR="001D7ABC">
        <w:rPr>
          <w:rFonts w:ascii="Times New Roman" w:hAnsi="Times New Roman" w:cs="Times New Roman"/>
        </w:rPr>
        <w:t>demonstrate</w:t>
      </w:r>
      <w:r w:rsidRPr="58C45076" w:rsidR="001D7ABC">
        <w:rPr>
          <w:rFonts w:ascii="Times New Roman" w:hAnsi="Times New Roman" w:cs="Times New Roman"/>
        </w:rPr>
        <w:t xml:space="preserve"> reduced susceptibility to existing </w:t>
      </w:r>
      <w:r w:rsidRPr="58C45076" w:rsidR="001D7ABC">
        <w:rPr>
          <w:rFonts w:ascii="Times New Roman" w:hAnsi="Times New Roman" w:cs="Times New Roman"/>
        </w:rPr>
        <w:t>OrNV</w:t>
      </w:r>
      <w:r w:rsidRPr="58C45076" w:rsidR="001D7ABC">
        <w:rPr>
          <w:rFonts w:ascii="Times New Roman" w:hAnsi="Times New Roman" w:cs="Times New Roman"/>
        </w:rPr>
        <w:t xml:space="preserve"> strains, prompting ongoing evaluation and development of novel viral isolates. In addition, entomopathogenic fungi such as </w:t>
      </w:r>
      <w:r w:rsidRPr="58C45076" w:rsidR="001D7ABC">
        <w:rPr>
          <w:rFonts w:ascii="Times New Roman" w:hAnsi="Times New Roman" w:cs="Times New Roman"/>
          <w:i w:val="1"/>
          <w:iCs w:val="1"/>
        </w:rPr>
        <w:t>Metarhizium anisopliae</w:t>
      </w:r>
      <w:r w:rsidRPr="58C45076" w:rsidR="001D7ABC">
        <w:rPr>
          <w:rFonts w:ascii="Times New Roman" w:hAnsi="Times New Roman" w:cs="Times New Roman"/>
        </w:rPr>
        <w:t xml:space="preserve"> are used as complementary biocontrol agents, particularly in moist environments, and are applied in both solid and liquid formulations.</w:t>
      </w:r>
    </w:p>
    <w:p w:rsidRPr="001D7ABC" w:rsidR="001D7ABC" w:rsidP="001D7ABC" w:rsidRDefault="001D7ABC" w14:paraId="6ECE31CE" w14:textId="77777777">
      <w:pPr>
        <w:spacing w:after="0" w:line="240" w:lineRule="auto"/>
        <w:rPr>
          <w:rFonts w:ascii="Times New Roman" w:hAnsi="Times New Roman" w:cs="Times New Roman"/>
          <w:rPrChange w:author="" w16du:dateUtc="2026-04-13T15:52:00Z" w:id="1072060751">
            <w:rPr>
              <w:rFonts w:ascii="Times New Roman" w:hAnsi="Times New Roman" w:cs="Times New Roman"/>
              <w:b w:val="1"/>
              <w:bCs w:val="1"/>
            </w:rPr>
          </w:rPrChange>
        </w:rPr>
      </w:pPr>
      <w:r w:rsidRPr="58C45076" w:rsidR="001D7ABC">
        <w:rPr>
          <w:rFonts w:ascii="Times New Roman" w:hAnsi="Times New Roman" w:cs="Times New Roman"/>
        </w:rPr>
        <w:t>C. Chemical Control</w:t>
      </w:r>
      <w:r>
        <w:br/>
      </w:r>
      <w:r w:rsidRPr="58C45076" w:rsidR="001D7ABC">
        <w:rPr>
          <w:rFonts w:ascii="Times New Roman" w:hAnsi="Times New Roman" w:cs="Times New Roman"/>
        </w:rPr>
        <w:t>Chemical control options are generally limited due to environmental concerns and non-target impacts. Where used, applications are typically restricted to nurseries or high-value palms requiring intensive protection.</w:t>
      </w:r>
    </w:p>
    <w:p w:rsidRPr="001D7ABC" w:rsidR="001D7ABC" w:rsidP="001D7ABC" w:rsidRDefault="001D7ABC" w14:paraId="7759A478" w14:textId="77777777">
      <w:pPr>
        <w:spacing w:after="0" w:line="240" w:lineRule="auto"/>
        <w:rPr>
          <w:rFonts w:ascii="Times New Roman" w:hAnsi="Times New Roman" w:cs="Times New Roman"/>
          <w:rPrChange w:author="" w16du:dateUtc="2026-04-13T15:52:00Z" w:id="1485725727">
            <w:rPr>
              <w:rFonts w:ascii="Times New Roman" w:hAnsi="Times New Roman" w:cs="Times New Roman"/>
              <w:b w:val="1"/>
              <w:bCs w:val="1"/>
            </w:rPr>
          </w:rPrChange>
        </w:rPr>
      </w:pPr>
      <w:r w:rsidRPr="58C45076" w:rsidR="001D7ABC">
        <w:rPr>
          <w:rFonts w:ascii="Times New Roman" w:hAnsi="Times New Roman" w:cs="Times New Roman"/>
        </w:rPr>
        <w:t>D. Mechanical Control</w:t>
      </w:r>
      <w:r>
        <w:br/>
      </w:r>
      <w:r w:rsidRPr="58C45076" w:rsidR="001D7ABC">
        <w:rPr>
          <w:rFonts w:ascii="Times New Roman" w:hAnsi="Times New Roman" w:cs="Times New Roman"/>
        </w:rPr>
        <w:t>Mechanical suppression strategies include the manual collection and destruction of adults and the use of log traps to reduce breeding success by targeting larval habitats.</w:t>
      </w:r>
    </w:p>
    <w:p w:rsidRPr="006853CD" w:rsidR="00253B3B" w:rsidP="58C45076" w:rsidRDefault="00253B3B" w14:paraId="33EC8A1A" w14:textId="1D6EBE2D">
      <w:pPr>
        <w:pStyle w:val="Normal"/>
        <w:spacing w:after="0" w:line="240" w:lineRule="auto"/>
        <w:rPr>
          <w:rFonts w:ascii="Times New Roman" w:hAnsi="Times New Roman" w:cs="Times New Roman"/>
        </w:rPr>
      </w:pPr>
      <w:r w:rsidRPr="58C45076" w:rsidR="00253B3B">
        <w:rPr>
          <w:rFonts w:ascii="Times New Roman" w:hAnsi="Times New Roman" w:cs="Times New Roman"/>
          <w:b w:val="1"/>
          <w:bCs w:val="1"/>
        </w:rPr>
        <w:t>Table 3. Comparative Effectiveness of CRB Management Tactics</w:t>
      </w:r>
    </w:p>
    <w:tbl>
      <w:tblPr>
        <w:tblW w:w="0" w:type="auto"/>
        <w:tblInd w:w="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563"/>
        <w:gridCol w:w="2201"/>
        <w:gridCol w:w="1802"/>
        <w:gridCol w:w="1842"/>
        <w:gridCol w:w="1907"/>
      </w:tblGrid>
      <w:tr w:rsidRPr="006853CD" w:rsidR="00F533E9" w:rsidTr="58C45076" w14:paraId="7997D877" w14:textId="40B5B64E">
        <w:trPr>
          <w:trHeight w:val="479"/>
        </w:trPr>
        <w:tc>
          <w:tcPr>
            <w:tcW w:w="1340" w:type="dxa"/>
            <w:tcMar/>
          </w:tcPr>
          <w:p w:rsidRPr="006853CD" w:rsidR="006A0C92" w:rsidP="58C45076" w:rsidRDefault="006A0C92" w14:paraId="78CA07BD" w14:textId="5B96C837">
            <w:pPr>
              <w:spacing w:after="0" w:line="240" w:lineRule="auto"/>
              <w:jc w:val="center"/>
              <w:rPr>
                <w:rFonts w:ascii="Times New Roman" w:hAnsi="Times New Roman" w:cs="Times New Roman"/>
                <w:b w:val="1"/>
                <w:bCs w:val="1"/>
              </w:rPr>
            </w:pPr>
            <w:r w:rsidRPr="58C45076" w:rsidR="006A0C92">
              <w:rPr>
                <w:rFonts w:ascii="Times New Roman" w:hAnsi="Times New Roman" w:cs="Times New Roman"/>
                <w:b w:val="1"/>
                <w:bCs w:val="1"/>
              </w:rPr>
              <w:t>Method</w:t>
            </w:r>
          </w:p>
        </w:tc>
        <w:tc>
          <w:tcPr>
            <w:tcW w:w="2220" w:type="dxa"/>
            <w:tcMar/>
          </w:tcPr>
          <w:p w:rsidRPr="006853CD" w:rsidR="006A0C92" w:rsidP="58C45076" w:rsidRDefault="006A0C92" w14:paraId="02829664" w14:textId="65448980">
            <w:pPr>
              <w:spacing w:after="0" w:line="240" w:lineRule="auto"/>
              <w:ind w:left="352"/>
              <w:jc w:val="center"/>
              <w:rPr>
                <w:rFonts w:ascii="Times New Roman" w:hAnsi="Times New Roman" w:cs="Times New Roman"/>
                <w:b w:val="1"/>
                <w:bCs w:val="1"/>
              </w:rPr>
            </w:pPr>
            <w:r w:rsidRPr="58C45076" w:rsidR="006A0C92">
              <w:rPr>
                <w:rFonts w:ascii="Times New Roman" w:hAnsi="Times New Roman" w:cs="Times New Roman"/>
                <w:b w:val="1"/>
                <w:bCs w:val="1"/>
              </w:rPr>
              <w:t>Effectiveness</w:t>
            </w:r>
          </w:p>
        </w:tc>
        <w:tc>
          <w:tcPr>
            <w:tcW w:w="1840" w:type="dxa"/>
            <w:tcMar/>
          </w:tcPr>
          <w:p w:rsidRPr="006853CD" w:rsidR="006A0C92" w:rsidP="58C45076" w:rsidRDefault="006A0C92" w14:paraId="6A0254C5" w14:textId="224BA549">
            <w:pPr>
              <w:spacing w:after="0" w:line="240" w:lineRule="auto"/>
              <w:ind w:left="484"/>
              <w:jc w:val="center"/>
              <w:rPr>
                <w:rFonts w:ascii="Times New Roman" w:hAnsi="Times New Roman" w:cs="Times New Roman"/>
                <w:b w:val="1"/>
                <w:bCs w:val="1"/>
              </w:rPr>
            </w:pPr>
            <w:r w:rsidRPr="58C45076" w:rsidR="006A0C92">
              <w:rPr>
                <w:rFonts w:ascii="Times New Roman" w:hAnsi="Times New Roman" w:cs="Times New Roman"/>
                <w:b w:val="1"/>
                <w:bCs w:val="1"/>
              </w:rPr>
              <w:t>Cost</w:t>
            </w:r>
          </w:p>
        </w:tc>
        <w:tc>
          <w:tcPr>
            <w:tcW w:w="1900" w:type="dxa"/>
            <w:tcMar/>
          </w:tcPr>
          <w:p w:rsidRPr="006853CD" w:rsidR="006A0C92" w:rsidP="58C45076" w:rsidRDefault="00F533E9" w14:paraId="49B208BC" w14:textId="56960A94">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Impact</w:t>
            </w:r>
          </w:p>
        </w:tc>
        <w:tc>
          <w:tcPr>
            <w:tcW w:w="1940" w:type="dxa"/>
            <w:tcMar/>
          </w:tcPr>
          <w:p w:rsidRPr="006853CD" w:rsidR="006A0C92" w:rsidP="58C45076" w:rsidRDefault="00F533E9" w14:paraId="161F9D8A" w14:textId="78906C07">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Notes</w:t>
            </w:r>
          </w:p>
        </w:tc>
      </w:tr>
      <w:tr w:rsidRPr="006853CD" w:rsidR="006853CD" w:rsidTr="58C45076" w14:paraId="5D6741FF" w14:textId="77777777">
        <w:trPr>
          <w:trHeight w:val="500"/>
        </w:trPr>
        <w:tc>
          <w:tcPr>
            <w:tcW w:w="1340" w:type="dxa"/>
            <w:tcMar/>
          </w:tcPr>
          <w:p w:rsidRPr="006853CD" w:rsidR="006A0C92" w:rsidP="58C45076" w:rsidRDefault="00F533E9" w14:paraId="75C1EC4B" w14:textId="7394EF14">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OrNV</w:t>
            </w:r>
          </w:p>
        </w:tc>
        <w:tc>
          <w:tcPr>
            <w:tcW w:w="2220" w:type="dxa"/>
            <w:tcMar/>
          </w:tcPr>
          <w:p w:rsidRPr="006853CD" w:rsidR="006A0C92" w:rsidP="58C45076" w:rsidRDefault="00F533E9" w14:paraId="2B930032" w14:textId="0B3D3AFA">
            <w:pPr>
              <w:spacing w:after="0" w:line="240" w:lineRule="auto"/>
              <w:ind w:left="352"/>
              <w:jc w:val="center"/>
              <w:rPr>
                <w:rFonts w:ascii="Times New Roman" w:hAnsi="Times New Roman" w:cs="Times New Roman"/>
                <w:b w:val="1"/>
                <w:bCs w:val="1"/>
              </w:rPr>
            </w:pPr>
            <w:r w:rsidRPr="58C45076" w:rsidR="00F533E9">
              <w:rPr>
                <w:rFonts w:ascii="Times New Roman" w:hAnsi="Times New Roman" w:cs="Times New Roman"/>
                <w:b w:val="1"/>
                <w:bCs w:val="1"/>
              </w:rPr>
              <w:t>High (CRB-S)</w:t>
            </w:r>
          </w:p>
        </w:tc>
        <w:tc>
          <w:tcPr>
            <w:tcW w:w="1840" w:type="dxa"/>
            <w:tcMar/>
          </w:tcPr>
          <w:p w:rsidRPr="006853CD" w:rsidR="006A0C92" w:rsidP="58C45076" w:rsidRDefault="00F533E9" w14:paraId="417B36E3" w14:textId="1CBA31D8">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Low</w:t>
            </w:r>
          </w:p>
        </w:tc>
        <w:tc>
          <w:tcPr>
            <w:tcW w:w="1900" w:type="dxa"/>
            <w:tcMar/>
          </w:tcPr>
          <w:p w:rsidRPr="006853CD" w:rsidR="006A0C92" w:rsidP="58C45076" w:rsidRDefault="00F533E9" w14:paraId="2EF56933" w14:textId="6E7045BB">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Very low</w:t>
            </w:r>
          </w:p>
        </w:tc>
        <w:tc>
          <w:tcPr>
            <w:tcW w:w="1940" w:type="dxa"/>
            <w:tcMar/>
          </w:tcPr>
          <w:p w:rsidRPr="006853CD" w:rsidR="006A0C92" w:rsidP="58C45076" w:rsidRDefault="00F533E9" w14:paraId="17D18EFD" w14:textId="30171E85">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Classical biocontrol</w:t>
            </w:r>
          </w:p>
        </w:tc>
      </w:tr>
      <w:tr w:rsidRPr="006853CD" w:rsidR="00F533E9" w:rsidTr="58C45076" w14:paraId="61504E1A" w14:textId="183CF105">
        <w:trPr>
          <w:trHeight w:val="520"/>
        </w:trPr>
        <w:tc>
          <w:tcPr>
            <w:tcW w:w="1340" w:type="dxa"/>
            <w:tcMar/>
          </w:tcPr>
          <w:p w:rsidRPr="006853CD" w:rsidR="006A0C92" w:rsidP="58C45076" w:rsidRDefault="00F533E9" w14:paraId="373AAECA" w14:textId="195D8A29">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Metarhizium</w:t>
            </w:r>
          </w:p>
        </w:tc>
        <w:tc>
          <w:tcPr>
            <w:tcW w:w="2220" w:type="dxa"/>
            <w:tcMar/>
          </w:tcPr>
          <w:p w:rsidRPr="006853CD" w:rsidR="006A0C92" w:rsidP="58C45076" w:rsidRDefault="00F533E9" w14:paraId="17B35E69" w14:textId="6D6271A7">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Moderate-High</w:t>
            </w:r>
          </w:p>
        </w:tc>
        <w:tc>
          <w:tcPr>
            <w:tcW w:w="1840" w:type="dxa"/>
            <w:tcMar/>
          </w:tcPr>
          <w:p w:rsidRPr="006853CD" w:rsidR="006A0C92" w:rsidP="58C45076" w:rsidRDefault="00F533E9" w14:paraId="2BB4837A" w14:textId="6E22DEB0">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Moderate</w:t>
            </w:r>
          </w:p>
        </w:tc>
        <w:tc>
          <w:tcPr>
            <w:tcW w:w="1900" w:type="dxa"/>
            <w:tcMar/>
          </w:tcPr>
          <w:p w:rsidRPr="006853CD" w:rsidR="006A0C92" w:rsidP="58C45076" w:rsidRDefault="00F533E9" w14:paraId="0DB478FD" w14:textId="5D24F2E1">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Low</w:t>
            </w:r>
          </w:p>
        </w:tc>
        <w:tc>
          <w:tcPr>
            <w:tcW w:w="1940" w:type="dxa"/>
            <w:tcMar/>
          </w:tcPr>
          <w:p w:rsidRPr="006853CD" w:rsidR="006A0C92" w:rsidP="58C45076" w:rsidRDefault="00F533E9" w14:paraId="74F7096E" w14:textId="1FA51CC5">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Moisture-dependent</w:t>
            </w:r>
          </w:p>
        </w:tc>
      </w:tr>
      <w:tr w:rsidRPr="006853CD" w:rsidR="00F533E9" w:rsidTr="58C45076" w14:paraId="6D13356E" w14:textId="5B0C7248">
        <w:trPr>
          <w:trHeight w:val="720"/>
        </w:trPr>
        <w:tc>
          <w:tcPr>
            <w:tcW w:w="1340" w:type="dxa"/>
            <w:tcMar/>
          </w:tcPr>
          <w:p w:rsidRPr="006853CD" w:rsidR="00F533E9" w:rsidP="58C45076" w:rsidRDefault="00F533E9" w14:paraId="3C32FC1E" w14:textId="23BC1B54">
            <w:pPr>
              <w:spacing w:after="0" w:line="240" w:lineRule="auto"/>
              <w:rPr>
                <w:rFonts w:ascii="Times New Roman" w:hAnsi="Times New Roman" w:cs="Times New Roman"/>
                <w:b w:val="1"/>
                <w:bCs w:val="1"/>
              </w:rPr>
            </w:pPr>
            <w:r w:rsidRPr="58C45076" w:rsidR="00F533E9">
              <w:rPr>
                <w:rFonts w:ascii="Times New Roman" w:hAnsi="Times New Roman" w:cs="Times New Roman"/>
                <w:b w:val="1"/>
                <w:bCs w:val="1"/>
              </w:rPr>
              <w:t>Pheromone</w:t>
            </w:r>
          </w:p>
        </w:tc>
        <w:tc>
          <w:tcPr>
            <w:tcW w:w="2220" w:type="dxa"/>
            <w:tcMar/>
          </w:tcPr>
          <w:p w:rsidRPr="006853CD" w:rsidR="006A0C92" w:rsidP="58C45076" w:rsidRDefault="00F533E9" w14:paraId="0AFED3E2" w14:textId="4CA1668B">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High for monitors</w:t>
            </w:r>
          </w:p>
        </w:tc>
        <w:tc>
          <w:tcPr>
            <w:tcW w:w="1840" w:type="dxa"/>
            <w:tcMar/>
          </w:tcPr>
          <w:p w:rsidRPr="006853CD" w:rsidR="006A0C92" w:rsidP="58C45076" w:rsidRDefault="00F533E9" w14:paraId="6F0E3015" w14:textId="468E9C16">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Moderate</w:t>
            </w:r>
          </w:p>
        </w:tc>
        <w:tc>
          <w:tcPr>
            <w:tcW w:w="1900" w:type="dxa"/>
            <w:tcMar/>
          </w:tcPr>
          <w:p w:rsidRPr="006853CD" w:rsidR="006A0C92" w:rsidP="58C45076" w:rsidRDefault="00F533E9" w14:paraId="2BB5B168" w14:textId="5FE45A56">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Low</w:t>
            </w:r>
          </w:p>
        </w:tc>
        <w:tc>
          <w:tcPr>
            <w:tcW w:w="1940" w:type="dxa"/>
            <w:tcMar/>
          </w:tcPr>
          <w:p w:rsidRPr="006853CD" w:rsidR="006A0C92" w:rsidP="58C45076" w:rsidRDefault="00F533E9" w14:paraId="07892B12" w14:textId="75397BAF">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Attracts both sexes</w:t>
            </w:r>
          </w:p>
        </w:tc>
      </w:tr>
      <w:tr w:rsidRPr="006853CD" w:rsidR="00F533E9" w:rsidTr="58C45076" w14:paraId="1D850BF4" w14:textId="4882D214">
        <w:trPr>
          <w:trHeight w:val="660"/>
        </w:trPr>
        <w:tc>
          <w:tcPr>
            <w:tcW w:w="1340" w:type="dxa"/>
            <w:tcMar/>
          </w:tcPr>
          <w:p w:rsidRPr="006853CD" w:rsidR="006A0C92" w:rsidP="58C45076" w:rsidRDefault="00F533E9" w14:paraId="0337CDFB" w14:textId="6EC6294E">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Chemical</w:t>
            </w:r>
          </w:p>
        </w:tc>
        <w:tc>
          <w:tcPr>
            <w:tcW w:w="2220" w:type="dxa"/>
            <w:tcMar/>
          </w:tcPr>
          <w:p w:rsidRPr="006853CD" w:rsidR="006A0C92" w:rsidP="58C45076" w:rsidRDefault="00F533E9" w14:paraId="0EE5B608" w14:textId="0A29A798">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Moderate</w:t>
            </w:r>
          </w:p>
        </w:tc>
        <w:tc>
          <w:tcPr>
            <w:tcW w:w="1840" w:type="dxa"/>
            <w:tcMar/>
          </w:tcPr>
          <w:p w:rsidRPr="006853CD" w:rsidR="006A0C92" w:rsidP="58C45076" w:rsidRDefault="00F533E9" w14:paraId="52735EFD" w14:textId="171304D1">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High</w:t>
            </w:r>
          </w:p>
        </w:tc>
        <w:tc>
          <w:tcPr>
            <w:tcW w:w="1900" w:type="dxa"/>
            <w:tcMar/>
          </w:tcPr>
          <w:p w:rsidRPr="006853CD" w:rsidR="006A0C92" w:rsidP="58C45076" w:rsidRDefault="00F533E9" w14:paraId="4E670356" w14:textId="0C4D83B7">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High</w:t>
            </w:r>
          </w:p>
        </w:tc>
        <w:tc>
          <w:tcPr>
            <w:tcW w:w="1940" w:type="dxa"/>
            <w:tcMar/>
          </w:tcPr>
          <w:p w:rsidRPr="006853CD" w:rsidR="006A0C92" w:rsidP="58C45076" w:rsidRDefault="00F533E9" w14:paraId="5DC21A90" w14:textId="347D6AB2">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Not IPM-friendly</w:t>
            </w:r>
          </w:p>
        </w:tc>
      </w:tr>
      <w:tr w:rsidRPr="006853CD" w:rsidR="00F533E9" w:rsidTr="58C45076" w14:paraId="408FA790" w14:textId="0564247B">
        <w:trPr>
          <w:trHeight w:val="820"/>
        </w:trPr>
        <w:tc>
          <w:tcPr>
            <w:tcW w:w="1340" w:type="dxa"/>
            <w:tcMar/>
          </w:tcPr>
          <w:p w:rsidRPr="006853CD" w:rsidR="006A0C92" w:rsidP="58C45076" w:rsidRDefault="00F533E9" w14:paraId="1585826E" w14:textId="61507A28">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Sanitation</w:t>
            </w:r>
          </w:p>
        </w:tc>
        <w:tc>
          <w:tcPr>
            <w:tcW w:w="2220" w:type="dxa"/>
            <w:tcMar/>
          </w:tcPr>
          <w:p w:rsidRPr="006853CD" w:rsidR="006A0C92" w:rsidP="58C45076" w:rsidRDefault="00F533E9" w14:paraId="3DE97739" w14:textId="13CB4F77">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Very high</w:t>
            </w:r>
          </w:p>
        </w:tc>
        <w:tc>
          <w:tcPr>
            <w:tcW w:w="1840" w:type="dxa"/>
            <w:tcMar/>
          </w:tcPr>
          <w:p w:rsidRPr="006853CD" w:rsidR="006A0C92" w:rsidP="58C45076" w:rsidRDefault="00F533E9" w14:paraId="191AD84B" w14:textId="4965A8EB">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Labor-intense</w:t>
            </w:r>
          </w:p>
        </w:tc>
        <w:tc>
          <w:tcPr>
            <w:tcW w:w="1900" w:type="dxa"/>
            <w:tcMar/>
          </w:tcPr>
          <w:p w:rsidRPr="006853CD" w:rsidR="006A0C92" w:rsidP="58C45076" w:rsidRDefault="00F533E9" w14:paraId="175E32D2" w14:textId="7F6EBEAE">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Very low</w:t>
            </w:r>
          </w:p>
          <w:p w:rsidRPr="006853CD" w:rsidR="006A0C92" w:rsidP="58C45076" w:rsidRDefault="006A0C92" w14:paraId="7A8C21E9" w14:textId="77777777">
            <w:pPr>
              <w:spacing w:after="0" w:line="240" w:lineRule="auto"/>
              <w:jc w:val="center"/>
              <w:rPr>
                <w:rFonts w:ascii="Times New Roman" w:hAnsi="Times New Roman" w:cs="Times New Roman"/>
                <w:b w:val="1"/>
                <w:bCs w:val="1"/>
              </w:rPr>
            </w:pPr>
          </w:p>
        </w:tc>
        <w:tc>
          <w:tcPr>
            <w:tcW w:w="1940" w:type="dxa"/>
            <w:tcMar/>
          </w:tcPr>
          <w:p w:rsidRPr="006853CD" w:rsidR="006A0C92" w:rsidP="58C45076" w:rsidRDefault="00F533E9" w14:paraId="6DD839C1" w14:textId="27E6E1B3">
            <w:pPr>
              <w:spacing w:after="0" w:line="240" w:lineRule="auto"/>
              <w:jc w:val="center"/>
              <w:rPr>
                <w:rFonts w:ascii="Times New Roman" w:hAnsi="Times New Roman" w:cs="Times New Roman"/>
                <w:b w:val="1"/>
                <w:bCs w:val="1"/>
              </w:rPr>
            </w:pPr>
            <w:r w:rsidRPr="58C45076" w:rsidR="00F533E9">
              <w:rPr>
                <w:rFonts w:ascii="Times New Roman" w:hAnsi="Times New Roman" w:cs="Times New Roman"/>
                <w:b w:val="1"/>
                <w:bCs w:val="1"/>
              </w:rPr>
              <w:t>Foundation method</w:t>
            </w:r>
          </w:p>
        </w:tc>
      </w:tr>
    </w:tbl>
    <w:p w:rsidRPr="006853CD" w:rsidR="00253B3B" w:rsidP="58C45076" w:rsidRDefault="00253B3B" w14:paraId="1B0FBEC4" w14:textId="77777777">
      <w:pPr>
        <w:spacing w:after="0" w:line="240" w:lineRule="auto"/>
        <w:rPr>
          <w:rFonts w:ascii="Times New Roman" w:hAnsi="Times New Roman" w:cs="Times New Roman"/>
        </w:rPr>
      </w:pPr>
    </w:p>
    <w:p w:rsidRPr="006853CD" w:rsidR="00253B3B" w:rsidP="58C45076" w:rsidRDefault="00253B3B" w14:paraId="4616256B"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XII. Regulatory Frameworks and Quarantine</w:t>
      </w:r>
    </w:p>
    <w:p w:rsidR="00C26A57" w:rsidP="00C26A57" w:rsidRDefault="00C26A57" w14:paraId="4D9AAE50" w14:textId="39E10ADB">
      <w:pPr>
        <w:spacing w:after="0" w:line="240" w:lineRule="auto"/>
        <w:rPr>
          <w:rFonts w:ascii="Times New Roman" w:hAnsi="Times New Roman" w:cs="Times New Roman"/>
        </w:rPr>
      </w:pPr>
      <w:r w:rsidRPr="58C45076" w:rsidR="00C26A57">
        <w:rPr>
          <w:rFonts w:ascii="Times New Roman" w:hAnsi="Times New Roman" w:cs="Times New Roman"/>
        </w:rPr>
        <w:t xml:space="preserve">Internationally, </w:t>
      </w:r>
      <w:r w:rsidRPr="58C45076" w:rsidR="00C26A57">
        <w:rPr>
          <w:rFonts w:ascii="Times New Roman" w:hAnsi="Times New Roman" w:cs="Times New Roman"/>
          <w:i w:val="1"/>
          <w:iCs w:val="1"/>
        </w:rPr>
        <w:t>O</w:t>
      </w:r>
      <w:r w:rsidRPr="58C45076" w:rsidR="00C26A57">
        <w:rPr>
          <w:rFonts w:ascii="Times New Roman" w:hAnsi="Times New Roman" w:cs="Times New Roman"/>
          <w:i w:val="1"/>
          <w:iCs w:val="1"/>
        </w:rPr>
        <w:t>.</w:t>
      </w:r>
      <w:r w:rsidRPr="58C45076" w:rsidR="00C26A57">
        <w:rPr>
          <w:rFonts w:ascii="Times New Roman" w:hAnsi="Times New Roman" w:cs="Times New Roman"/>
          <w:i w:val="1"/>
          <w:iCs w:val="1"/>
        </w:rPr>
        <w:t>rhinoceros</w:t>
      </w:r>
      <w:r w:rsidRPr="58C45076" w:rsidR="00C26A57">
        <w:rPr>
          <w:rFonts w:ascii="Times New Roman" w:hAnsi="Times New Roman" w:cs="Times New Roman"/>
        </w:rPr>
        <w:t xml:space="preserve"> is recognized as a quarantine pest under the International Plant Protection Convention (IPPC), with strict regulations governing the movement of coconut palms, ornamental palms, and organic materials such as compost that may harbor immature stages. Regional coordination through organizations such as the Pacific Community (SPC) and the Food and Agriculture Organization (FAO) supports surveillance, containment, and response efforts across affected island systems.</w:t>
      </w:r>
    </w:p>
    <w:p w:rsidRPr="00C26A57" w:rsidR="00C26A57" w:rsidP="00C26A57" w:rsidRDefault="00C26A57" w14:paraId="5851F013" w14:textId="77777777">
      <w:pPr>
        <w:spacing w:after="0" w:line="240" w:lineRule="auto"/>
        <w:rPr>
          <w:rFonts w:ascii="Times New Roman" w:hAnsi="Times New Roman" w:cs="Times New Roman"/>
          <w:rPrChange w:author="" w16du:dateUtc="2026-04-13T16:08:00Z" w:id="168051551">
            <w:rPr>
              <w:rFonts w:ascii="Times New Roman" w:hAnsi="Times New Roman" w:cs="Times New Roman"/>
              <w:b w:val="1"/>
              <w:bCs w:val="1"/>
            </w:rPr>
          </w:rPrChange>
        </w:rPr>
      </w:pPr>
    </w:p>
    <w:p w:rsidRPr="00C26A57" w:rsidR="00C26A57" w:rsidP="00C26A57" w:rsidRDefault="00C26A57" w14:paraId="421E057C" w14:textId="77777777">
      <w:pPr>
        <w:spacing w:after="0" w:line="240" w:lineRule="auto"/>
        <w:rPr>
          <w:rFonts w:ascii="Times New Roman" w:hAnsi="Times New Roman" w:cs="Times New Roman"/>
          <w:rPrChange w:author="" w16du:dateUtc="2026-04-13T16:08:00Z" w:id="891442434">
            <w:rPr>
              <w:rFonts w:ascii="Times New Roman" w:hAnsi="Times New Roman" w:cs="Times New Roman"/>
              <w:b w:val="1"/>
              <w:bCs w:val="1"/>
            </w:rPr>
          </w:rPrChange>
        </w:rPr>
      </w:pPr>
      <w:r w:rsidRPr="58C45076" w:rsidR="00C26A57">
        <w:rPr>
          <w:rFonts w:ascii="Times New Roman" w:hAnsi="Times New Roman" w:cs="Times New Roman"/>
        </w:rPr>
        <w:t xml:space="preserve">Within the Pacific, coordinated management programs include the Guam Incident Command structure, the Hawaii CRB Response Team, and plantation sanitation initiatives in Papua New Guinea aimed at reducing breeding habitats and slowing spread. Despite these efforts, breaches in quarantine protocols </w:t>
      </w:r>
      <w:r w:rsidRPr="58C45076" w:rsidR="00C26A57">
        <w:rPr>
          <w:rFonts w:ascii="Times New Roman" w:hAnsi="Times New Roman" w:cs="Times New Roman"/>
        </w:rPr>
        <w:t>remain</w:t>
      </w:r>
      <w:r w:rsidRPr="58C45076" w:rsidR="00C26A57">
        <w:rPr>
          <w:rFonts w:ascii="Times New Roman" w:hAnsi="Times New Roman" w:cs="Times New Roman"/>
        </w:rPr>
        <w:t xml:space="preserve"> the primary driver of long-distance dispersal and new introductions across vulnerable regions.</w:t>
      </w:r>
    </w:p>
    <w:p w:rsidRPr="006853CD" w:rsidR="001D7ABC" w:rsidP="58C45076" w:rsidRDefault="00253B3B" w14:paraId="306C60CE" w14:textId="5C8DB681">
      <w:pPr>
        <w:pStyle w:val="Normal"/>
        <w:spacing w:after="0" w:line="240" w:lineRule="auto"/>
        <w:rPr>
          <w:rFonts w:ascii="Times New Roman" w:hAnsi="Times New Roman" w:cs="Times New Roman"/>
          <w:b w:val="1"/>
          <w:bCs w:val="1"/>
        </w:rPr>
      </w:pPr>
    </w:p>
    <w:p w:rsidR="00253B3B" w:rsidP="00544596" w:rsidRDefault="00253B3B" w14:paraId="27CABEA1" w14:textId="28DC23E1">
      <w:pPr>
        <w:spacing w:after="0" w:line="240" w:lineRule="auto"/>
        <w:rPr>
          <w:rFonts w:ascii="Times New Roman" w:hAnsi="Times New Roman" w:cs="Times New Roman"/>
          <w:b w:val="1"/>
          <w:bCs w:val="1"/>
        </w:rPr>
      </w:pPr>
      <w:r w:rsidRPr="11502018" w:rsidR="00253B3B">
        <w:rPr>
          <w:rFonts w:ascii="Times New Roman" w:hAnsi="Times New Roman" w:cs="Times New Roman"/>
          <w:b w:val="1"/>
          <w:bCs w:val="1"/>
        </w:rPr>
        <w:t>XIII. Genetic and Genomic Resources</w:t>
      </w:r>
    </w:p>
    <w:p w:rsidR="00C26A57" w:rsidP="00544596" w:rsidRDefault="00C26A57" w14:paraId="63E2A1C2" w14:textId="77777777">
      <w:pPr>
        <w:spacing w:after="0" w:line="240" w:lineRule="auto"/>
        <w:rPr>
          <w:rFonts w:ascii="Times New Roman" w:hAnsi="Times New Roman" w:cs="Times New Roman"/>
          <w:b w:val="1"/>
          <w:bCs w:val="1"/>
        </w:rPr>
      </w:pPr>
    </w:p>
    <w:p w:rsidRPr="00C26A57" w:rsidR="00C26A57" w:rsidP="00544596" w:rsidRDefault="00C26A57" w14:paraId="74251FAE" w14:textId="0F1FE574">
      <w:pPr>
        <w:spacing w:after="0" w:line="240" w:lineRule="auto"/>
        <w:rPr>
          <w:rFonts w:ascii="Times New Roman" w:hAnsi="Times New Roman" w:cs="Times New Roman"/>
          <w:rPrChange w:author="" w16du:dateUtc="2026-04-13T16:10:00Z" w:id="1646084908">
            <w:rPr>
              <w:rFonts w:ascii="Times New Roman" w:hAnsi="Times New Roman" w:cs="Times New Roman"/>
              <w:b w:val="1"/>
              <w:bCs w:val="1"/>
            </w:rPr>
          </w:rPrChange>
        </w:rPr>
      </w:pPr>
      <w:r w:rsidRPr="58C45076" w:rsidR="00C26A57">
        <w:rPr>
          <w:rFonts w:ascii="Times New Roman" w:hAnsi="Times New Roman" w:cs="Times New Roman"/>
        </w:rPr>
        <w:t xml:space="preserve">Whole mitochondrial genomes have been sequenced for both CRB-S and CRB-G biotypes, </w:t>
      </w:r>
      <w:r w:rsidRPr="58C45076" w:rsidR="00C26A57">
        <w:rPr>
          <w:rFonts w:ascii="Times New Roman" w:hAnsi="Times New Roman" w:cs="Times New Roman"/>
        </w:rPr>
        <w:t>providing</w:t>
      </w:r>
      <w:r w:rsidRPr="58C45076" w:rsidR="00C26A57">
        <w:rPr>
          <w:rFonts w:ascii="Times New Roman" w:hAnsi="Times New Roman" w:cs="Times New Roman"/>
        </w:rPr>
        <w:t xml:space="preserve"> key insights into lineage divergence, population structure, and global dispersal pathways.</w:t>
      </w:r>
      <w:r w:rsidRPr="58C45076" w:rsidR="00C26A57">
        <w:rPr>
          <w:rFonts w:ascii="Times New Roman" w:hAnsi="Times New Roman" w:cs="Times New Roman"/>
        </w:rPr>
        <w:t xml:space="preserve"> </w:t>
      </w:r>
      <w:r w:rsidRPr="58C45076" w:rsidR="00C26A57">
        <w:rPr>
          <w:rFonts w:ascii="Times New Roman" w:hAnsi="Times New Roman" w:cs="Times New Roman"/>
        </w:rPr>
        <w:t xml:space="preserve">Genomic resources for </w:t>
      </w:r>
      <w:r w:rsidRPr="58C45076" w:rsidR="00C26A57">
        <w:rPr>
          <w:rFonts w:ascii="Times New Roman" w:hAnsi="Times New Roman" w:cs="Times New Roman"/>
          <w:i w:val="1"/>
          <w:iCs w:val="1"/>
        </w:rPr>
        <w:t>O</w:t>
      </w:r>
      <w:r w:rsidRPr="58C45076" w:rsidR="00C26A57">
        <w:rPr>
          <w:rFonts w:ascii="Times New Roman" w:hAnsi="Times New Roman" w:cs="Times New Roman"/>
          <w:i w:val="1"/>
          <w:iCs w:val="1"/>
        </w:rPr>
        <w:t>.</w:t>
      </w:r>
      <w:r w:rsidRPr="58C45076" w:rsidR="00C26A57">
        <w:rPr>
          <w:rFonts w:ascii="Times New Roman" w:hAnsi="Times New Roman" w:cs="Times New Roman"/>
          <w:i w:val="1"/>
          <w:iCs w:val="1"/>
        </w:rPr>
        <w:t>rhinoceros</w:t>
      </w:r>
      <w:r w:rsidRPr="58C45076" w:rsidR="00C26A57">
        <w:rPr>
          <w:rFonts w:ascii="Times New Roman" w:hAnsi="Times New Roman" w:cs="Times New Roman"/>
        </w:rPr>
        <w:t xml:space="preserve"> </w:t>
      </w:r>
      <w:r w:rsidRPr="58C45076" w:rsidR="00C26A57">
        <w:rPr>
          <w:rFonts w:ascii="Times New Roman" w:hAnsi="Times New Roman" w:cs="Times New Roman"/>
        </w:rPr>
        <w:t>n</w:t>
      </w:r>
      <w:r w:rsidRPr="58C45076" w:rsidR="00C26A57">
        <w:rPr>
          <w:rFonts w:ascii="Times New Roman" w:hAnsi="Times New Roman" w:cs="Times New Roman"/>
        </w:rPr>
        <w:t>udivirus</w:t>
      </w:r>
      <w:r w:rsidRPr="58C45076" w:rsidR="00C26A57">
        <w:rPr>
          <w:rFonts w:ascii="Times New Roman" w:hAnsi="Times New Roman" w:cs="Times New Roman"/>
        </w:rPr>
        <w:t xml:space="preserve"> (</w:t>
      </w:r>
      <w:r w:rsidRPr="58C45076" w:rsidR="00C26A57">
        <w:rPr>
          <w:rFonts w:ascii="Times New Roman" w:hAnsi="Times New Roman" w:cs="Times New Roman"/>
        </w:rPr>
        <w:t>OrNV</w:t>
      </w:r>
      <w:r w:rsidRPr="58C45076" w:rsidR="00C26A57">
        <w:rPr>
          <w:rFonts w:ascii="Times New Roman" w:hAnsi="Times New Roman" w:cs="Times New Roman"/>
        </w:rPr>
        <w:t>) include both classical and recombinant isolates, supporting comparative studies of virulence, host specificity, and biocontrol efficacy.</w:t>
      </w:r>
      <w:r w:rsidRPr="58C45076" w:rsidR="00C26A57">
        <w:rPr>
          <w:rFonts w:ascii="Times New Roman" w:hAnsi="Times New Roman" w:cs="Times New Roman"/>
        </w:rPr>
        <w:t xml:space="preserve"> </w:t>
      </w:r>
      <w:r w:rsidRPr="58C45076" w:rsidR="00C26A57">
        <w:rPr>
          <w:rFonts w:ascii="Times New Roman" w:hAnsi="Times New Roman" w:cs="Times New Roman"/>
        </w:rPr>
        <w:t>These genomic datasets are widely used in the development of diagnostic assays for rapid biotype identification, the exploration of genome editing approaches such as CRISPR for enhancing viral biocontrol strains, and improved population modeling to predict outbreak dynamics and spread.</w:t>
      </w:r>
    </w:p>
    <w:p w:rsidRPr="006853CD" w:rsidR="001D7ABC" w:rsidP="58C45076" w:rsidRDefault="001D7ABC" w14:paraId="58D21271" w14:textId="77777777">
      <w:pPr>
        <w:spacing w:after="0" w:line="240" w:lineRule="auto"/>
        <w:rPr>
          <w:rFonts w:ascii="Times New Roman" w:hAnsi="Times New Roman" w:cs="Times New Roman"/>
        </w:rPr>
      </w:pPr>
    </w:p>
    <w:p w:rsidRPr="006853CD" w:rsidR="00253B3B" w:rsidP="58C45076" w:rsidRDefault="00253B3B" w14:paraId="5E5E27F0" w14:textId="534F3582">
      <w:pPr>
        <w:pStyle w:val="Normal"/>
        <w:spacing w:after="0" w:line="240" w:lineRule="auto"/>
        <w:rPr>
          <w:rFonts w:ascii="Times New Roman" w:hAnsi="Times New Roman" w:cs="Times New Roman"/>
          <w:b w:val="1"/>
          <w:bCs w:val="1"/>
        </w:rPr>
      </w:pPr>
    </w:p>
    <w:p w:rsidRPr="006853CD" w:rsidR="00253B3B" w:rsidP="58C45076" w:rsidRDefault="00253B3B" w14:paraId="5D2EFC2D" w14:textId="77777777">
      <w:pPr>
        <w:spacing w:after="0" w:line="240" w:lineRule="auto"/>
        <w:rPr>
          <w:rFonts w:ascii="Times New Roman" w:hAnsi="Times New Roman" w:cs="Times New Roman"/>
        </w:rPr>
      </w:pPr>
      <w:r w:rsidRPr="58C45076" w:rsidR="00253B3B">
        <w:rPr>
          <w:rFonts w:ascii="Times New Roman" w:hAnsi="Times New Roman" w:cs="Times New Roman"/>
          <w:b w:val="1"/>
          <w:bCs w:val="1"/>
        </w:rPr>
        <w:t>XIV. Data Resources and Image Datasets</w:t>
      </w:r>
    </w:p>
    <w:p w:rsidRPr="000919D5" w:rsidR="000919D5" w:rsidP="000919D5" w:rsidRDefault="000919D5" w14:paraId="71911E71" w14:textId="05170B9F">
      <w:pPr>
        <w:spacing w:after="0" w:line="240" w:lineRule="auto"/>
        <w:rPr>
          <w:rFonts w:ascii="Times New Roman" w:hAnsi="Times New Roman" w:cs="Times New Roman"/>
          <w:rPrChange w:author="" w16du:dateUtc="2026-04-13T16:16:00Z" w:id="357576198">
            <w:rPr>
              <w:rFonts w:ascii="Times New Roman" w:hAnsi="Times New Roman" w:cs="Times New Roman"/>
              <w:b w:val="1"/>
              <w:bCs w:val="1"/>
            </w:rPr>
          </w:rPrChange>
        </w:rPr>
      </w:pPr>
      <w:r w:rsidRPr="58C45076" w:rsidR="000919D5">
        <w:rPr>
          <w:rFonts w:ascii="Times New Roman" w:hAnsi="Times New Roman" w:cs="Times New Roman"/>
        </w:rPr>
        <w:t xml:space="preserve">Available image datasets for </w:t>
      </w:r>
      <w:r w:rsidRPr="58C45076" w:rsidR="000919D5">
        <w:rPr>
          <w:rFonts w:ascii="Times New Roman" w:hAnsi="Times New Roman" w:cs="Times New Roman"/>
          <w:i w:val="1"/>
          <w:iCs w:val="1"/>
        </w:rPr>
        <w:t>O</w:t>
      </w:r>
      <w:r w:rsidRPr="58C45076" w:rsidR="000919D5">
        <w:rPr>
          <w:rFonts w:ascii="Times New Roman" w:hAnsi="Times New Roman" w:cs="Times New Roman"/>
          <w:i w:val="1"/>
          <w:iCs w:val="1"/>
        </w:rPr>
        <w:t>.</w:t>
      </w:r>
      <w:r w:rsidRPr="58C45076" w:rsidR="000919D5">
        <w:rPr>
          <w:rFonts w:ascii="Times New Roman" w:hAnsi="Times New Roman" w:cs="Times New Roman"/>
          <w:i w:val="1"/>
          <w:iCs w:val="1"/>
        </w:rPr>
        <w:t>rhinoceros</w:t>
      </w:r>
      <w:r w:rsidRPr="58C45076" w:rsidR="000919D5">
        <w:rPr>
          <w:rFonts w:ascii="Times New Roman" w:hAnsi="Times New Roman" w:cs="Times New Roman"/>
        </w:rPr>
        <w:t xml:space="preserve"> include curated collections of feeding damage images used for machine learning model training, multispectral aerial imagery of coconut crowns for early stress and infestation detection, and detailed morphological datasets covering both larval and adult stages for taxonomic and diagnostic applications.</w:t>
      </w:r>
    </w:p>
    <w:p w:rsidRPr="000919D5" w:rsidR="000919D5" w:rsidP="000919D5" w:rsidRDefault="000919D5" w14:paraId="6749B7A8" w14:textId="77777777">
      <w:pPr>
        <w:spacing w:after="0" w:line="240" w:lineRule="auto"/>
        <w:rPr>
          <w:rFonts w:ascii="Times New Roman" w:hAnsi="Times New Roman" w:cs="Times New Roman"/>
          <w:rPrChange w:author="" w16du:dateUtc="2026-04-13T16:16:00Z" w:id="1126903971">
            <w:rPr>
              <w:rFonts w:ascii="Times New Roman" w:hAnsi="Times New Roman" w:cs="Times New Roman"/>
              <w:b w:val="1"/>
              <w:bCs w:val="1"/>
            </w:rPr>
          </w:rPrChange>
        </w:rPr>
      </w:pPr>
      <w:r w:rsidRPr="58C45076" w:rsidR="000919D5">
        <w:rPr>
          <w:rFonts w:ascii="Times New Roman" w:hAnsi="Times New Roman" w:cs="Times New Roman"/>
        </w:rPr>
        <w:t xml:space="preserve">Population </w:t>
      </w:r>
      <w:r w:rsidRPr="58C45076" w:rsidR="000919D5">
        <w:rPr>
          <w:rFonts w:ascii="Times New Roman" w:hAnsi="Times New Roman" w:cs="Times New Roman"/>
        </w:rPr>
        <w:t>monitoring</w:t>
      </w:r>
      <w:r w:rsidRPr="58C45076" w:rsidR="000919D5">
        <w:rPr>
          <w:rFonts w:ascii="Times New Roman" w:hAnsi="Times New Roman" w:cs="Times New Roman"/>
        </w:rPr>
        <w:t xml:space="preserve"> datasets support regional surveillance and include the Guam CRB trap grid (2014–present), the Hawaii island-wide monitoring program, and the Pacific Community (SPC) regional surveillance database, all of which contribute to long-term tracking of distribution, abundance, and outbreak dynamics.</w:t>
      </w:r>
    </w:p>
    <w:p w:rsidRPr="006853CD" w:rsidR="00253B3B" w:rsidP="58C45076" w:rsidRDefault="00253B3B" w14:paraId="607BADFF" w14:textId="6EA6C490">
      <w:pPr>
        <w:pStyle w:val="Normal"/>
        <w:spacing w:after="0" w:line="240" w:lineRule="auto"/>
        <w:rPr>
          <w:rFonts w:ascii="Times New Roman" w:hAnsi="Times New Roman" w:cs="Times New Roman"/>
          <w:b w:val="1"/>
          <w:bCs w:val="1"/>
        </w:rPr>
      </w:pPr>
    </w:p>
    <w:p w:rsidRPr="006853CD" w:rsidR="00253B3B" w:rsidP="58C45076" w:rsidRDefault="00253B3B" w14:paraId="2564B31C" w14:textId="5C09AD7A">
      <w:pPr>
        <w:spacing w:after="0" w:line="240" w:lineRule="auto"/>
        <w:rPr>
          <w:rFonts w:ascii="Times New Roman" w:hAnsi="Times New Roman" w:cs="Times New Roman"/>
        </w:rPr>
      </w:pPr>
      <w:r w:rsidRPr="58C45076" w:rsidR="00253B3B">
        <w:rPr>
          <w:rFonts w:ascii="Times New Roman" w:hAnsi="Times New Roman" w:cs="Times New Roman"/>
          <w:b w:val="1"/>
          <w:bCs w:val="1"/>
        </w:rPr>
        <w:t>XV. Ongoing Research and Future Prospects</w:t>
      </w:r>
    </w:p>
    <w:p w:rsidRPr="000919D5" w:rsidR="000919D5" w:rsidP="000919D5" w:rsidRDefault="000919D5" w14:paraId="78AED7C3" w14:textId="59E7BFDE">
      <w:pPr>
        <w:spacing w:after="0" w:line="240" w:lineRule="auto"/>
        <w:rPr>
          <w:rFonts w:ascii="Times New Roman" w:hAnsi="Times New Roman" w:cs="Times New Roman"/>
        </w:rPr>
      </w:pPr>
      <w:r w:rsidRPr="11502018" w:rsidR="000919D5">
        <w:rPr>
          <w:rFonts w:ascii="Times New Roman" w:hAnsi="Times New Roman" w:cs="Times New Roman"/>
        </w:rPr>
        <w:t xml:space="preserve">Current research on </w:t>
      </w:r>
      <w:r w:rsidRPr="11502018" w:rsidR="000919D5">
        <w:rPr>
          <w:rFonts w:ascii="Times New Roman" w:hAnsi="Times New Roman" w:cs="Times New Roman"/>
          <w:i w:val="1"/>
          <w:iCs w:val="1"/>
        </w:rPr>
        <w:t>O</w:t>
      </w:r>
      <w:r w:rsidRPr="11502018" w:rsidR="000919D5">
        <w:rPr>
          <w:rFonts w:ascii="Times New Roman" w:hAnsi="Times New Roman" w:cs="Times New Roman"/>
          <w:i w:val="1"/>
          <w:iCs w:val="1"/>
        </w:rPr>
        <w:t>.</w:t>
      </w:r>
      <w:r w:rsidRPr="11502018" w:rsidR="000919D5">
        <w:rPr>
          <w:rFonts w:ascii="Times New Roman" w:hAnsi="Times New Roman" w:cs="Times New Roman"/>
          <w:i w:val="1"/>
          <w:iCs w:val="1"/>
        </w:rPr>
        <w:t>rhinoceros</w:t>
      </w:r>
      <w:r w:rsidRPr="11502018" w:rsidR="000919D5">
        <w:rPr>
          <w:rFonts w:ascii="Times New Roman" w:hAnsi="Times New Roman" w:cs="Times New Roman"/>
        </w:rPr>
        <w:t xml:space="preserve"> management is focused on developing more effective and sustainable suppression strategies through multiple emerging technologies. These include recombinant </w:t>
      </w:r>
      <w:r w:rsidRPr="11502018" w:rsidR="000919D5">
        <w:rPr>
          <w:rFonts w:ascii="Times New Roman" w:hAnsi="Times New Roman" w:cs="Times New Roman"/>
          <w:i w:val="1"/>
          <w:iCs w:val="1"/>
        </w:rPr>
        <w:t>O</w:t>
      </w:r>
      <w:r w:rsidRPr="11502018" w:rsidR="000919D5">
        <w:rPr>
          <w:rFonts w:ascii="Times New Roman" w:hAnsi="Times New Roman" w:cs="Times New Roman"/>
          <w:i w:val="1"/>
          <w:iCs w:val="1"/>
        </w:rPr>
        <w:t>.</w:t>
      </w:r>
      <w:r w:rsidRPr="11502018" w:rsidR="000919D5">
        <w:rPr>
          <w:rFonts w:ascii="Times New Roman" w:hAnsi="Times New Roman" w:cs="Times New Roman"/>
          <w:i w:val="1"/>
          <w:iCs w:val="1"/>
        </w:rPr>
        <w:t>rhinoceros</w:t>
      </w:r>
      <w:r w:rsidRPr="11502018" w:rsidR="000919D5">
        <w:rPr>
          <w:rFonts w:ascii="Times New Roman" w:hAnsi="Times New Roman" w:cs="Times New Roman"/>
        </w:rPr>
        <w:t xml:space="preserve"> </w:t>
      </w:r>
      <w:r w:rsidRPr="11502018" w:rsidR="000919D5">
        <w:rPr>
          <w:rFonts w:ascii="Times New Roman" w:hAnsi="Times New Roman" w:cs="Times New Roman"/>
        </w:rPr>
        <w:t>nudivirus</w:t>
      </w:r>
      <w:r w:rsidRPr="11502018" w:rsidR="000919D5">
        <w:rPr>
          <w:rFonts w:ascii="Times New Roman" w:hAnsi="Times New Roman" w:cs="Times New Roman"/>
        </w:rPr>
        <w:t xml:space="preserve"> (</w:t>
      </w:r>
      <w:r w:rsidRPr="11502018" w:rsidR="000919D5">
        <w:rPr>
          <w:rFonts w:ascii="Times New Roman" w:hAnsi="Times New Roman" w:cs="Times New Roman"/>
        </w:rPr>
        <w:t>OrNV</w:t>
      </w:r>
      <w:r w:rsidRPr="11502018" w:rsidR="000919D5">
        <w:rPr>
          <w:rFonts w:ascii="Times New Roman" w:hAnsi="Times New Roman" w:cs="Times New Roman"/>
        </w:rPr>
        <w:t xml:space="preserve">) strains specifically designed to improve efficacy against CRB-G populations, encapsulated formulations of entomopathogenic fungi to enhance environmental stability and delivery, and RNA interference (RNAi)–based gene silencing approaches targeting essential insect biological pathways. </w:t>
      </w:r>
      <w:r w:rsidRPr="11502018" w:rsidR="000919D5">
        <w:rPr>
          <w:rFonts w:ascii="Times New Roman" w:hAnsi="Times New Roman" w:cs="Times New Roman"/>
        </w:rPr>
        <w:t>Additional</w:t>
      </w:r>
      <w:r w:rsidRPr="11502018" w:rsidR="000919D5">
        <w:rPr>
          <w:rFonts w:ascii="Times New Roman" w:hAnsi="Times New Roman" w:cs="Times New Roman"/>
        </w:rPr>
        <w:t xml:space="preserve"> innovations include drone-assisted automated detection systems for early outbreak identification and expanded community-based integrated pest management (IPM) programs to strengthen regional participation in surveillance and sanitation.</w:t>
      </w:r>
    </w:p>
    <w:p w:rsidRPr="000919D5" w:rsidR="000919D5" w:rsidP="000919D5" w:rsidRDefault="000919D5" w14:paraId="669848F3" w14:textId="77777777">
      <w:pPr>
        <w:spacing w:after="0" w:line="240" w:lineRule="auto"/>
        <w:rPr>
          <w:rFonts w:ascii="Times New Roman" w:hAnsi="Times New Roman" w:cs="Times New Roman"/>
        </w:rPr>
      </w:pPr>
      <w:r w:rsidRPr="11502018" w:rsidR="000919D5">
        <w:rPr>
          <w:rFonts w:ascii="Times New Roman" w:hAnsi="Times New Roman" w:cs="Times New Roman"/>
        </w:rPr>
        <w:t>Collectively, these advances suggest that future CRB management will rely on the integration of sanitation practices, enhanced biological control tools, and molecular and digital technologies to achieve long-term population suppression.</w:t>
      </w:r>
    </w:p>
    <w:p w:rsidRPr="006853CD" w:rsidR="00F533E9" w:rsidP="58C45076" w:rsidRDefault="00F533E9" w14:paraId="67E1F244" w14:textId="5ADE8B71">
      <w:pPr>
        <w:pStyle w:val="Normal"/>
        <w:spacing w:after="0" w:line="240" w:lineRule="auto"/>
        <w:rPr>
          <w:rFonts w:ascii="Times New Roman" w:hAnsi="Times New Roman" w:cs="Times New Roman"/>
        </w:rPr>
      </w:pPr>
    </w:p>
    <w:p w:rsidRPr="006853CD" w:rsidR="00253B3B" w:rsidP="11502018" w:rsidRDefault="00253B3B" w14:paraId="766DC1D0" w14:textId="0D17DF66">
      <w:pPr>
        <w:spacing w:after="0" w:line="240" w:lineRule="auto"/>
        <w:rPr>
          <w:rFonts w:ascii="Times New Roman" w:hAnsi="Times New Roman" w:cs="Times New Roman"/>
        </w:rPr>
      </w:pPr>
      <w:r w:rsidRPr="11502018" w:rsidR="00253B3B">
        <w:rPr>
          <w:rFonts w:ascii="Times New Roman" w:hAnsi="Times New Roman" w:cs="Times New Roman"/>
          <w:b w:val="1"/>
          <w:bCs w:val="1"/>
        </w:rPr>
        <w:t>XVI. Conclusions</w:t>
      </w:r>
    </w:p>
    <w:p w:rsidRPr="006853CD" w:rsidR="00253B3B" w:rsidP="11502018" w:rsidRDefault="00253B3B" w14:paraId="0C1BCF20" w14:textId="317791CA">
      <w:pPr>
        <w:spacing w:after="0" w:line="240" w:lineRule="auto"/>
        <w:rPr>
          <w:rFonts w:ascii="Times New Roman" w:hAnsi="Times New Roman" w:cs="Times New Roman"/>
        </w:rPr>
      </w:pPr>
      <w:r w:rsidRPr="11502018" w:rsidR="00253B3B">
        <w:rPr>
          <w:rFonts w:ascii="Times New Roman" w:hAnsi="Times New Roman" w:cs="Times New Roman"/>
        </w:rPr>
        <w:t xml:space="preserve">The </w:t>
      </w:r>
      <w:r w:rsidRPr="11502018" w:rsidR="000919D5">
        <w:rPr>
          <w:rFonts w:ascii="Times New Roman" w:hAnsi="Times New Roman" w:cs="Times New Roman"/>
        </w:rPr>
        <w:t>CRB</w:t>
      </w:r>
      <w:r w:rsidRPr="11502018" w:rsidR="00253B3B">
        <w:rPr>
          <w:rFonts w:ascii="Times New Roman" w:hAnsi="Times New Roman" w:cs="Times New Roman"/>
        </w:rPr>
        <w:t xml:space="preserve"> poses a profound threat to coconut and oil-palm production across the tropics. The spread of the CRB-G biotype has challenged classical biological control and revived economic losses across the Pacific.</w:t>
      </w:r>
    </w:p>
    <w:p w:rsidRPr="006853CD" w:rsidR="00253B3B" w:rsidP="11502018" w:rsidRDefault="00253B3B" w14:paraId="21E5B267" w14:textId="4FAAAA9F">
      <w:pPr>
        <w:spacing w:after="0" w:line="240" w:lineRule="auto"/>
        <w:rPr>
          <w:rFonts w:ascii="Times New Roman" w:hAnsi="Times New Roman" w:cs="Times New Roman"/>
        </w:rPr>
      </w:pPr>
      <w:r w:rsidRPr="11502018" w:rsidR="00253B3B">
        <w:rPr>
          <w:rFonts w:ascii="Times New Roman" w:hAnsi="Times New Roman" w:cs="Times New Roman"/>
        </w:rPr>
        <w:t xml:space="preserve">However, integrated </w:t>
      </w:r>
      <w:r w:rsidRPr="11502018" w:rsidR="00253B3B">
        <w:rPr>
          <w:rFonts w:ascii="Times New Roman" w:hAnsi="Times New Roman" w:cs="Times New Roman"/>
        </w:rPr>
        <w:t>strategies</w:t>
      </w:r>
      <w:r w:rsidRPr="11502018" w:rsidR="000919D5">
        <w:rPr>
          <w:rFonts w:ascii="Times New Roman" w:hAnsi="Times New Roman" w:cs="Times New Roman"/>
        </w:rPr>
        <w:t>,</w:t>
      </w:r>
      <w:r w:rsidRPr="11502018" w:rsidR="00253B3B">
        <w:rPr>
          <w:rFonts w:ascii="Times New Roman" w:hAnsi="Times New Roman" w:cs="Times New Roman"/>
        </w:rPr>
        <w:t>including</w:t>
      </w:r>
      <w:r w:rsidRPr="11502018" w:rsidR="00253B3B">
        <w:rPr>
          <w:rFonts w:ascii="Times New Roman" w:hAnsi="Times New Roman" w:cs="Times New Roman"/>
        </w:rPr>
        <w:t xml:space="preserve"> sanitation, enhanced </w:t>
      </w:r>
      <w:r w:rsidRPr="11502018" w:rsidR="00253B3B">
        <w:rPr>
          <w:rFonts w:ascii="Times New Roman" w:hAnsi="Times New Roman" w:cs="Times New Roman"/>
        </w:rPr>
        <w:t>OrNV</w:t>
      </w:r>
      <w:r w:rsidRPr="11502018" w:rsidR="00253B3B">
        <w:rPr>
          <w:rFonts w:ascii="Times New Roman" w:hAnsi="Times New Roman" w:cs="Times New Roman"/>
        </w:rPr>
        <w:t xml:space="preserve"> strains, fungal biocontrol, pheromone-based monitoring, and genomic-based </w:t>
      </w:r>
      <w:r w:rsidRPr="11502018" w:rsidR="00253B3B">
        <w:rPr>
          <w:rFonts w:ascii="Times New Roman" w:hAnsi="Times New Roman" w:cs="Times New Roman"/>
        </w:rPr>
        <w:t>detection</w:t>
      </w:r>
      <w:r w:rsidRPr="11502018" w:rsidR="000919D5">
        <w:rPr>
          <w:rFonts w:ascii="Times New Roman" w:hAnsi="Times New Roman" w:cs="Times New Roman"/>
        </w:rPr>
        <w:t>,</w:t>
      </w:r>
      <w:r w:rsidRPr="11502018" w:rsidR="00253B3B">
        <w:rPr>
          <w:rFonts w:ascii="Times New Roman" w:hAnsi="Times New Roman" w:cs="Times New Roman"/>
        </w:rPr>
        <w:t>offer</w:t>
      </w:r>
      <w:r w:rsidRPr="11502018" w:rsidR="00253B3B">
        <w:rPr>
          <w:rFonts w:ascii="Times New Roman" w:hAnsi="Times New Roman" w:cs="Times New Roman"/>
        </w:rPr>
        <w:t xml:space="preserve"> promising long-term solutions.</w:t>
      </w:r>
    </w:p>
    <w:p w:rsidRPr="006853CD" w:rsidR="00253B3B" w:rsidP="11502018" w:rsidRDefault="00253B3B" w14:paraId="03F9E09B" w14:textId="77777777">
      <w:pPr>
        <w:spacing w:after="0" w:line="240" w:lineRule="auto"/>
        <w:rPr>
          <w:rFonts w:ascii="Times New Roman" w:hAnsi="Times New Roman" w:cs="Times New Roman"/>
        </w:rPr>
      </w:pPr>
      <w:r w:rsidRPr="11502018" w:rsidR="00253B3B">
        <w:rPr>
          <w:rFonts w:ascii="Times New Roman" w:hAnsi="Times New Roman" w:cs="Times New Roman"/>
        </w:rPr>
        <w:t xml:space="preserve">Continued global cooperation, investment in research, and strict quarantine measures </w:t>
      </w:r>
      <w:r w:rsidRPr="11502018" w:rsidR="00253B3B">
        <w:rPr>
          <w:rFonts w:ascii="Times New Roman" w:hAnsi="Times New Roman" w:cs="Times New Roman"/>
        </w:rPr>
        <w:t>remain</w:t>
      </w:r>
      <w:r w:rsidRPr="11502018" w:rsidR="00253B3B">
        <w:rPr>
          <w:rFonts w:ascii="Times New Roman" w:hAnsi="Times New Roman" w:cs="Times New Roman"/>
        </w:rPr>
        <w:t xml:space="preserve"> essential for protecting the world’s palm industries.</w:t>
      </w:r>
    </w:p>
    <w:p w:rsidRPr="006853CD" w:rsidR="00253B3B" w:rsidP="11502018" w:rsidRDefault="00253B3B" w14:paraId="036D46EC" w14:textId="62180CF8">
      <w:pPr>
        <w:spacing w:after="0" w:line="240" w:lineRule="auto"/>
        <w:rPr>
          <w:rFonts w:ascii="Times New Roman" w:hAnsi="Times New Roman" w:cs="Times New Roman"/>
        </w:rPr>
      </w:pPr>
    </w:p>
    <w:p w:rsidRPr="006853CD" w:rsidR="00253B3B" w:rsidP="11502018" w:rsidRDefault="00253B3B" w14:paraId="12468967" w14:textId="77777777">
      <w:pPr>
        <w:spacing w:after="0" w:line="240" w:lineRule="auto"/>
        <w:rPr>
          <w:rFonts w:ascii="Times New Roman" w:hAnsi="Times New Roman" w:cs="Times New Roman"/>
        </w:rPr>
      </w:pPr>
    </w:p>
    <w:p w:rsidR="24EA5CDE" w:rsidP="58C45076" w:rsidRDefault="24EA5CDE" w14:paraId="42CBD827" w14:textId="56959063">
      <w:pPr>
        <w:pStyle w:val="Normal"/>
        <w:spacing w:after="0" w:line="240" w:lineRule="auto"/>
        <w:jc w:val="center"/>
        <w:rPr>
          <w:rFonts w:ascii="Times New Roman" w:hAnsi="Times New Roman" w:cs="Times New Roman"/>
          <w:b w:val="1"/>
          <w:bCs w:val="1"/>
        </w:rPr>
      </w:pPr>
    </w:p>
    <w:p w:rsidR="24EA5CDE" w:rsidP="11502018" w:rsidRDefault="24EA5CDE" w14:paraId="06FDC90C" w14:textId="1C60AF35">
      <w:pPr>
        <w:spacing w:after="0" w:line="240" w:lineRule="auto"/>
        <w:jc w:val="center"/>
        <w:rPr>
          <w:rFonts w:ascii="Times New Roman" w:hAnsi="Times New Roman" w:cs="Times New Roman"/>
          <w:b w:val="1"/>
          <w:bCs w:val="1"/>
        </w:rPr>
      </w:pPr>
    </w:p>
    <w:p w:rsidRPr="006853CD" w:rsidR="00253B3B" w:rsidP="11502018" w:rsidRDefault="00253B3B" w14:paraId="3711FAB4" w14:textId="3D70BC6B">
      <w:pPr>
        <w:spacing w:after="0" w:line="240" w:lineRule="auto"/>
        <w:jc w:val="center"/>
        <w:rPr>
          <w:rFonts w:ascii="Times New Roman" w:hAnsi="Times New Roman" w:cs="Times New Roman"/>
        </w:rPr>
      </w:pPr>
      <w:r w:rsidRPr="11502018" w:rsidR="00253B3B">
        <w:rPr>
          <w:rFonts w:ascii="Times New Roman" w:hAnsi="Times New Roman" w:cs="Times New Roman"/>
          <w:b w:val="1"/>
          <w:bCs w:val="1"/>
        </w:rPr>
        <w:t>References</w:t>
      </w:r>
    </w:p>
    <w:p w:rsidRPr="006853CD" w:rsidR="006853CD" w:rsidP="11502018" w:rsidRDefault="006853CD" w14:paraId="69E86DA1"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Bedford, G. O. (1980). Biology, ecology, and control of palm rhinoceros beetles. </w:t>
      </w:r>
      <w:r w:rsidRPr="11502018" w:rsidR="006853CD">
        <w:rPr>
          <w:rFonts w:ascii="Times New Roman" w:hAnsi="Times New Roman" w:cs="Times New Roman"/>
          <w:i w:val="1"/>
          <w:iCs w:val="1"/>
        </w:rPr>
        <w:t>Annual Review of Entomology</w:t>
      </w:r>
      <w:r w:rsidRPr="11502018" w:rsidR="006853CD">
        <w:rPr>
          <w:rFonts w:ascii="Times New Roman" w:hAnsi="Times New Roman" w:cs="Times New Roman"/>
        </w:rPr>
        <w:t>, 25, 309–339.</w:t>
      </w:r>
    </w:p>
    <w:p w:rsidRPr="006853CD" w:rsidR="006853CD" w:rsidP="11502018" w:rsidRDefault="006853CD" w14:paraId="14C2BABE"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Bedford, G. O. (2013). Advances in the control of rhinoceros beetle,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rhinoceros</w:t>
      </w:r>
      <w:r w:rsidRPr="11502018" w:rsidR="006853CD">
        <w:rPr>
          <w:rFonts w:ascii="Times New Roman" w:hAnsi="Times New Roman" w:cs="Times New Roman"/>
        </w:rPr>
        <w:t xml:space="preserve">, in oil palm. </w:t>
      </w:r>
      <w:r w:rsidRPr="11502018" w:rsidR="006853CD">
        <w:rPr>
          <w:rFonts w:ascii="Times New Roman" w:hAnsi="Times New Roman" w:cs="Times New Roman"/>
          <w:i w:val="1"/>
          <w:iCs w:val="1"/>
        </w:rPr>
        <w:t>Journal of Oil Palm Research</w:t>
      </w:r>
      <w:r w:rsidRPr="11502018" w:rsidR="006853CD">
        <w:rPr>
          <w:rFonts w:ascii="Times New Roman" w:hAnsi="Times New Roman" w:cs="Times New Roman"/>
        </w:rPr>
        <w:t>, 25, 1–13.</w:t>
      </w:r>
    </w:p>
    <w:p w:rsidRPr="006853CD" w:rsidR="006853CD" w:rsidP="11502018" w:rsidRDefault="006853CD" w14:paraId="0D82CB2A"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Catley, A. (1969). </w:t>
      </w:r>
      <w:r w:rsidRPr="11502018" w:rsidR="006853CD">
        <w:rPr>
          <w:rFonts w:ascii="Times New Roman" w:hAnsi="Times New Roman" w:cs="Times New Roman"/>
        </w:rPr>
        <w:t>The coconut</w:t>
      </w:r>
      <w:r w:rsidRPr="11502018" w:rsidR="006853CD">
        <w:rPr>
          <w:rFonts w:ascii="Times New Roman" w:hAnsi="Times New Roman" w:cs="Times New Roman"/>
        </w:rPr>
        <w:t xml:space="preserve"> rhinoceros beetle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rhinoceros</w:t>
      </w:r>
      <w:r w:rsidRPr="11502018" w:rsidR="006853CD">
        <w:rPr>
          <w:rFonts w:ascii="Times New Roman" w:hAnsi="Times New Roman" w:cs="Times New Roman"/>
        </w:rPr>
        <w:t xml:space="preserve"> (L.)—A review. </w:t>
      </w:r>
      <w:r w:rsidRPr="11502018" w:rsidR="006853CD">
        <w:rPr>
          <w:rFonts w:ascii="Times New Roman" w:hAnsi="Times New Roman" w:cs="Times New Roman"/>
          <w:i w:val="1"/>
          <w:iCs w:val="1"/>
        </w:rPr>
        <w:t>Pacific Insects</w:t>
      </w:r>
      <w:r w:rsidRPr="11502018" w:rsidR="006853CD">
        <w:rPr>
          <w:rFonts w:ascii="Times New Roman" w:hAnsi="Times New Roman" w:cs="Times New Roman"/>
        </w:rPr>
        <w:t>, 11(2), 157–184.</w:t>
      </w:r>
    </w:p>
    <w:p w:rsidRPr="006853CD" w:rsidR="006853CD" w:rsidP="11502018" w:rsidRDefault="006853CD" w14:paraId="6DB8D050"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Chang, V. C. (2014). Invasion biology and spread patterns of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rhinoceros</w:t>
      </w:r>
      <w:r w:rsidRPr="11502018" w:rsidR="006853CD">
        <w:rPr>
          <w:rFonts w:ascii="Times New Roman" w:hAnsi="Times New Roman" w:cs="Times New Roman"/>
        </w:rPr>
        <w:t xml:space="preserve"> in the Pacific Islands. </w:t>
      </w:r>
      <w:r w:rsidRPr="11502018" w:rsidR="006853CD">
        <w:rPr>
          <w:rFonts w:ascii="Times New Roman" w:hAnsi="Times New Roman" w:cs="Times New Roman"/>
          <w:i w:val="1"/>
          <w:iCs w:val="1"/>
        </w:rPr>
        <w:t>Pacific Science</w:t>
      </w:r>
      <w:r w:rsidRPr="11502018" w:rsidR="006853CD">
        <w:rPr>
          <w:rFonts w:ascii="Times New Roman" w:hAnsi="Times New Roman" w:cs="Times New Roman"/>
        </w:rPr>
        <w:t>, 68(2), 245–257.</w:t>
      </w:r>
    </w:p>
    <w:p w:rsidRPr="006853CD" w:rsidR="006853CD" w:rsidP="11502018" w:rsidRDefault="006853CD" w14:paraId="661C86E5"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Davis, R., Moore, A., &amp; Jackson, T. (2020). Genetic analysis reveals CRB-G biotype resistance to </w:t>
      </w:r>
      <w:r w:rsidRPr="11502018" w:rsidR="006853CD">
        <w:rPr>
          <w:rFonts w:ascii="Times New Roman" w:hAnsi="Times New Roman" w:cs="Times New Roman"/>
        </w:rPr>
        <w:t>nudivirus</w:t>
      </w:r>
      <w:r w:rsidRPr="11502018" w:rsidR="006853CD">
        <w:rPr>
          <w:rFonts w:ascii="Times New Roman" w:hAnsi="Times New Roman" w:cs="Times New Roman"/>
        </w:rPr>
        <w:t xml:space="preserve"> infection. </w:t>
      </w:r>
      <w:r w:rsidRPr="11502018" w:rsidR="006853CD">
        <w:rPr>
          <w:rFonts w:ascii="Times New Roman" w:hAnsi="Times New Roman" w:cs="Times New Roman"/>
          <w:i w:val="1"/>
          <w:iCs w:val="1"/>
        </w:rPr>
        <w:t>Insect Molecular Biology</w:t>
      </w:r>
      <w:r w:rsidRPr="11502018" w:rsidR="006853CD">
        <w:rPr>
          <w:rFonts w:ascii="Times New Roman" w:hAnsi="Times New Roman" w:cs="Times New Roman"/>
        </w:rPr>
        <w:t>, 29(4), 328–337.</w:t>
      </w:r>
    </w:p>
    <w:p w:rsidRPr="006853CD" w:rsidR="006853CD" w:rsidP="11502018" w:rsidRDefault="006853CD" w14:paraId="6F6FE65D"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Faleiro</w:t>
      </w:r>
      <w:r w:rsidRPr="11502018" w:rsidR="006853CD">
        <w:rPr>
          <w:rFonts w:ascii="Times New Roman" w:hAnsi="Times New Roman" w:cs="Times New Roman"/>
        </w:rPr>
        <w:t xml:space="preserve">, J. R. (2019). Mass trapping and pheromone-based management of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rhinoceros</w:t>
      </w:r>
      <w:r w:rsidRPr="11502018" w:rsidR="006853CD">
        <w:rPr>
          <w:rFonts w:ascii="Times New Roman" w:hAnsi="Times New Roman" w:cs="Times New Roman"/>
        </w:rPr>
        <w:t xml:space="preserve">. </w:t>
      </w:r>
      <w:r w:rsidRPr="11502018" w:rsidR="006853CD">
        <w:rPr>
          <w:rFonts w:ascii="Times New Roman" w:hAnsi="Times New Roman" w:cs="Times New Roman"/>
          <w:i w:val="1"/>
          <w:iCs w:val="1"/>
        </w:rPr>
        <w:t>Journal of Plant Protection Research</w:t>
      </w:r>
      <w:r w:rsidRPr="11502018" w:rsidR="006853CD">
        <w:rPr>
          <w:rFonts w:ascii="Times New Roman" w:hAnsi="Times New Roman" w:cs="Times New Roman"/>
        </w:rPr>
        <w:t>, 59(3), 329–338.</w:t>
      </w:r>
    </w:p>
    <w:p w:rsidRPr="006853CD" w:rsidR="006853CD" w:rsidP="11502018" w:rsidRDefault="006853CD" w14:paraId="32E5828F"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FAO. (2004). </w:t>
      </w:r>
      <w:r w:rsidRPr="11502018" w:rsidR="006853CD">
        <w:rPr>
          <w:rFonts w:ascii="Times New Roman" w:hAnsi="Times New Roman" w:cs="Times New Roman"/>
          <w:i w:val="1"/>
          <w:iCs w:val="1"/>
        </w:rPr>
        <w:t>Biological control of palm rhinoceros beetle: A field guide</w:t>
      </w:r>
      <w:r w:rsidRPr="11502018" w:rsidR="006853CD">
        <w:rPr>
          <w:rFonts w:ascii="Times New Roman" w:hAnsi="Times New Roman" w:cs="Times New Roman"/>
        </w:rPr>
        <w:t>. Food and Agriculture Organization.</w:t>
      </w:r>
    </w:p>
    <w:p w:rsidRPr="006853CD" w:rsidR="006853CD" w:rsidP="11502018" w:rsidRDefault="006853CD" w14:paraId="29CE7CB2"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Fiji Ministry of Agriculture. (2018). </w:t>
      </w:r>
      <w:r w:rsidRPr="11502018" w:rsidR="006853CD">
        <w:rPr>
          <w:rFonts w:ascii="Times New Roman" w:hAnsi="Times New Roman" w:cs="Times New Roman"/>
          <w:i w:val="1"/>
          <w:iCs w:val="1"/>
        </w:rPr>
        <w:t>National Coconut Rhinoceros Beetle Management Strategy</w:t>
      </w:r>
      <w:r w:rsidRPr="11502018" w:rsidR="006853CD">
        <w:rPr>
          <w:rFonts w:ascii="Times New Roman" w:hAnsi="Times New Roman" w:cs="Times New Roman"/>
        </w:rPr>
        <w:t>.</w:t>
      </w:r>
    </w:p>
    <w:p w:rsidRPr="006853CD" w:rsidR="006853CD" w:rsidP="11502018" w:rsidRDefault="006853CD" w14:paraId="71927CD9"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Giblin-Davis, R. M., </w:t>
      </w:r>
      <w:r w:rsidRPr="11502018" w:rsidR="006853CD">
        <w:rPr>
          <w:rFonts w:ascii="Times New Roman" w:hAnsi="Times New Roman" w:cs="Times New Roman"/>
        </w:rPr>
        <w:t>Faleiro</w:t>
      </w:r>
      <w:r w:rsidRPr="11502018" w:rsidR="006853CD">
        <w:rPr>
          <w:rFonts w:ascii="Times New Roman" w:hAnsi="Times New Roman" w:cs="Times New Roman"/>
        </w:rPr>
        <w:t xml:space="preserve">, J. R., &amp; Davies, K. A. (2013). Rhinoceros beetles in tropical agriculture. </w:t>
      </w:r>
      <w:r w:rsidRPr="11502018" w:rsidR="006853CD">
        <w:rPr>
          <w:rFonts w:ascii="Times New Roman" w:hAnsi="Times New Roman" w:cs="Times New Roman"/>
          <w:i w:val="1"/>
          <w:iCs w:val="1"/>
        </w:rPr>
        <w:t>Florida Entomologist</w:t>
      </w:r>
      <w:r w:rsidRPr="11502018" w:rsidR="006853CD">
        <w:rPr>
          <w:rFonts w:ascii="Times New Roman" w:hAnsi="Times New Roman" w:cs="Times New Roman"/>
        </w:rPr>
        <w:t>, 96(3), 766–783.</w:t>
      </w:r>
    </w:p>
    <w:p w:rsidRPr="006853CD" w:rsidR="006853CD" w:rsidP="11502018" w:rsidRDefault="006853CD" w14:paraId="1BCC75EA"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Gordon, R., &amp; </w:t>
      </w:r>
      <w:r w:rsidRPr="11502018" w:rsidR="006853CD">
        <w:rPr>
          <w:rFonts w:ascii="Times New Roman" w:hAnsi="Times New Roman" w:cs="Times New Roman"/>
        </w:rPr>
        <w:t>Kuniata</w:t>
      </w:r>
      <w:r w:rsidRPr="11502018" w:rsidR="006853CD">
        <w:rPr>
          <w:rFonts w:ascii="Times New Roman" w:hAnsi="Times New Roman" w:cs="Times New Roman"/>
        </w:rPr>
        <w:t xml:space="preserve">, L. S. (2021). Biological control challenges of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rhinoceros</w:t>
      </w:r>
      <w:r w:rsidRPr="11502018" w:rsidR="006853CD">
        <w:rPr>
          <w:rFonts w:ascii="Times New Roman" w:hAnsi="Times New Roman" w:cs="Times New Roman"/>
        </w:rPr>
        <w:t xml:space="preserve"> in Papua New Guinea. </w:t>
      </w:r>
      <w:r w:rsidRPr="11502018" w:rsidR="006853CD">
        <w:rPr>
          <w:rFonts w:ascii="Times New Roman" w:hAnsi="Times New Roman" w:cs="Times New Roman"/>
          <w:i w:val="1"/>
          <w:iCs w:val="1"/>
        </w:rPr>
        <w:t>Biocontrol Science and Technology</w:t>
      </w:r>
      <w:r w:rsidRPr="11502018" w:rsidR="006853CD">
        <w:rPr>
          <w:rFonts w:ascii="Times New Roman" w:hAnsi="Times New Roman" w:cs="Times New Roman"/>
        </w:rPr>
        <w:t>, 31, 765–785.</w:t>
      </w:r>
    </w:p>
    <w:p w:rsidRPr="006853CD" w:rsidR="006853CD" w:rsidP="11502018" w:rsidRDefault="006853CD" w14:paraId="0DD446D6"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Hamilton, A., &amp; King, G. (2021). Population genetics of CRB across </w:t>
      </w:r>
      <w:r w:rsidRPr="11502018" w:rsidR="006853CD">
        <w:rPr>
          <w:rFonts w:ascii="Times New Roman" w:hAnsi="Times New Roman" w:cs="Times New Roman"/>
        </w:rPr>
        <w:t>Pacific</w:t>
      </w:r>
      <w:r w:rsidRPr="11502018" w:rsidR="006853CD">
        <w:rPr>
          <w:rFonts w:ascii="Times New Roman" w:hAnsi="Times New Roman" w:cs="Times New Roman"/>
        </w:rPr>
        <w:t xml:space="preserve"> Islands. </w:t>
      </w:r>
      <w:r w:rsidRPr="11502018" w:rsidR="006853CD">
        <w:rPr>
          <w:rFonts w:ascii="Times New Roman" w:hAnsi="Times New Roman" w:cs="Times New Roman"/>
          <w:i w:val="1"/>
          <w:iCs w:val="1"/>
        </w:rPr>
        <w:t>Molecular Ecology</w:t>
      </w:r>
      <w:r w:rsidRPr="11502018" w:rsidR="006853CD">
        <w:rPr>
          <w:rFonts w:ascii="Times New Roman" w:hAnsi="Times New Roman" w:cs="Times New Roman"/>
        </w:rPr>
        <w:t>, 30(18), 4421–4435.</w:t>
      </w:r>
    </w:p>
    <w:p w:rsidRPr="006853CD" w:rsidR="006853CD" w:rsidP="11502018" w:rsidRDefault="006853CD" w14:paraId="23AE3565"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Hein, I., &amp; Jackson, T. (2008). Variability among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rhinoceros </w:t>
      </w:r>
      <w:r w:rsidRPr="11502018" w:rsidR="006853CD">
        <w:rPr>
          <w:rFonts w:ascii="Times New Roman" w:hAnsi="Times New Roman" w:cs="Times New Roman"/>
          <w:i w:val="1"/>
          <w:iCs w:val="1"/>
        </w:rPr>
        <w:t>nudivirus</w:t>
      </w:r>
      <w:r w:rsidRPr="11502018" w:rsidR="006853CD">
        <w:rPr>
          <w:rFonts w:ascii="Times New Roman" w:hAnsi="Times New Roman" w:cs="Times New Roman"/>
        </w:rPr>
        <w:t xml:space="preserve"> isolates. </w:t>
      </w:r>
      <w:r w:rsidRPr="11502018" w:rsidR="006853CD">
        <w:rPr>
          <w:rFonts w:ascii="Times New Roman" w:hAnsi="Times New Roman" w:cs="Times New Roman"/>
          <w:i w:val="1"/>
          <w:iCs w:val="1"/>
        </w:rPr>
        <w:t>Journal of General Virology</w:t>
      </w:r>
      <w:r w:rsidRPr="11502018" w:rsidR="006853CD">
        <w:rPr>
          <w:rFonts w:ascii="Times New Roman" w:hAnsi="Times New Roman" w:cs="Times New Roman"/>
        </w:rPr>
        <w:t>, 89, 2832–2840.</w:t>
      </w:r>
    </w:p>
    <w:p w:rsidRPr="006853CD" w:rsidR="006853CD" w:rsidP="11502018" w:rsidRDefault="006853CD" w14:paraId="6D431943"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IPPC Secretariat. (2020). </w:t>
      </w:r>
      <w:r w:rsidRPr="11502018" w:rsidR="006853CD">
        <w:rPr>
          <w:rFonts w:ascii="Times New Roman" w:hAnsi="Times New Roman" w:cs="Times New Roman"/>
          <w:i w:val="1"/>
          <w:iCs w:val="1"/>
        </w:rPr>
        <w:t xml:space="preserve">ISPM Guidelines for Palm Pest Surveillance: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rhinoceros</w:t>
      </w:r>
      <w:r w:rsidRPr="11502018" w:rsidR="006853CD">
        <w:rPr>
          <w:rFonts w:ascii="Times New Roman" w:hAnsi="Times New Roman" w:cs="Times New Roman"/>
        </w:rPr>
        <w:t>.</w:t>
      </w:r>
    </w:p>
    <w:p w:rsidRPr="006853CD" w:rsidR="006853CD" w:rsidP="11502018" w:rsidRDefault="006853CD" w14:paraId="422D1AAC"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Jackson, T. A. (2009). The use of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rhinoceros </w:t>
      </w:r>
      <w:r w:rsidRPr="11502018" w:rsidR="006853CD">
        <w:rPr>
          <w:rFonts w:ascii="Times New Roman" w:hAnsi="Times New Roman" w:cs="Times New Roman"/>
          <w:i w:val="1"/>
          <w:iCs w:val="1"/>
        </w:rPr>
        <w:t>nudivirus</w:t>
      </w:r>
      <w:r w:rsidRPr="11502018" w:rsidR="006853CD">
        <w:rPr>
          <w:rFonts w:ascii="Times New Roman" w:hAnsi="Times New Roman" w:cs="Times New Roman"/>
        </w:rPr>
        <w:t xml:space="preserve"> for biological control of </w:t>
      </w:r>
      <w:r w:rsidRPr="11502018" w:rsidR="006853CD">
        <w:rPr>
          <w:rFonts w:ascii="Times New Roman" w:hAnsi="Times New Roman" w:cs="Times New Roman"/>
        </w:rPr>
        <w:t>rhinoceros</w:t>
      </w:r>
      <w:r w:rsidRPr="11502018" w:rsidR="006853CD">
        <w:rPr>
          <w:rFonts w:ascii="Times New Roman" w:hAnsi="Times New Roman" w:cs="Times New Roman"/>
        </w:rPr>
        <w:t xml:space="preserve"> beetle. </w:t>
      </w:r>
      <w:r w:rsidRPr="11502018" w:rsidR="006853CD">
        <w:rPr>
          <w:rFonts w:ascii="Times New Roman" w:hAnsi="Times New Roman" w:cs="Times New Roman"/>
          <w:i w:val="1"/>
          <w:iCs w:val="1"/>
        </w:rPr>
        <w:t>CAB Reviews</w:t>
      </w:r>
      <w:r w:rsidRPr="11502018" w:rsidR="006853CD">
        <w:rPr>
          <w:rFonts w:ascii="Times New Roman" w:hAnsi="Times New Roman" w:cs="Times New Roman"/>
        </w:rPr>
        <w:t>, 4, 1–10.</w:t>
      </w:r>
    </w:p>
    <w:p w:rsidRPr="006853CD" w:rsidR="006853CD" w:rsidP="11502018" w:rsidRDefault="006853CD" w14:paraId="57651193"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Jackson, T. A., &amp; Marshall, S. (2017). Ongoing challenges in biocontrol of CRB-G. </w:t>
      </w:r>
      <w:r w:rsidRPr="11502018" w:rsidR="006853CD">
        <w:rPr>
          <w:rFonts w:ascii="Times New Roman" w:hAnsi="Times New Roman" w:cs="Times New Roman"/>
          <w:i w:val="1"/>
          <w:iCs w:val="1"/>
        </w:rPr>
        <w:t>BioControl</w:t>
      </w:r>
      <w:r w:rsidRPr="11502018" w:rsidR="006853CD">
        <w:rPr>
          <w:rFonts w:ascii="Times New Roman" w:hAnsi="Times New Roman" w:cs="Times New Roman"/>
        </w:rPr>
        <w:t>, 62, 597–608.</w:t>
      </w:r>
    </w:p>
    <w:p w:rsidRPr="006853CD" w:rsidR="006853CD" w:rsidP="11502018" w:rsidRDefault="006853CD" w14:paraId="5B600D1E"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Marshall, S. D. G., &amp; Moore, A. (2016). Spread and establishment of CRB-G in Guam. </w:t>
      </w:r>
      <w:r w:rsidRPr="11502018" w:rsidR="006853CD">
        <w:rPr>
          <w:rFonts w:ascii="Times New Roman" w:hAnsi="Times New Roman" w:cs="Times New Roman"/>
          <w:i w:val="1"/>
          <w:iCs w:val="1"/>
        </w:rPr>
        <w:t>Journal of Asia-Pacific Entomology</w:t>
      </w:r>
      <w:r w:rsidRPr="11502018" w:rsidR="006853CD">
        <w:rPr>
          <w:rFonts w:ascii="Times New Roman" w:hAnsi="Times New Roman" w:cs="Times New Roman"/>
        </w:rPr>
        <w:t>, 19(4), 1037–1044.</w:t>
      </w:r>
    </w:p>
    <w:p w:rsidRPr="006853CD" w:rsidR="006853CD" w:rsidP="11502018" w:rsidRDefault="006853CD" w14:paraId="0EE41423"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Metcalf, C. L. (2015). Ecology of CRB larvae in decomposing organic matter. </w:t>
      </w:r>
      <w:r w:rsidRPr="11502018" w:rsidR="006853CD">
        <w:rPr>
          <w:rFonts w:ascii="Times New Roman" w:hAnsi="Times New Roman" w:cs="Times New Roman"/>
          <w:i w:val="1"/>
          <w:iCs w:val="1"/>
        </w:rPr>
        <w:t>Environmental Entomology</w:t>
      </w:r>
      <w:r w:rsidRPr="11502018" w:rsidR="006853CD">
        <w:rPr>
          <w:rFonts w:ascii="Times New Roman" w:hAnsi="Times New Roman" w:cs="Times New Roman"/>
        </w:rPr>
        <w:t>, 44(2), 272–279.</w:t>
      </w:r>
    </w:p>
    <w:p w:rsidRPr="006853CD" w:rsidR="006853CD" w:rsidP="11502018" w:rsidRDefault="006853CD" w14:paraId="5EE54D31"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Moore, A. (2012). Coconut rhinoceros beetle incursion pathways in Hawaii. </w:t>
      </w:r>
      <w:r w:rsidRPr="11502018" w:rsidR="006853CD">
        <w:rPr>
          <w:rFonts w:ascii="Times New Roman" w:hAnsi="Times New Roman" w:cs="Times New Roman"/>
          <w:i w:val="1"/>
          <w:iCs w:val="1"/>
        </w:rPr>
        <w:t>USDA-APHIS Technical Report</w:t>
      </w:r>
      <w:r w:rsidRPr="11502018" w:rsidR="006853CD">
        <w:rPr>
          <w:rFonts w:ascii="Times New Roman" w:hAnsi="Times New Roman" w:cs="Times New Roman"/>
        </w:rPr>
        <w:t>.</w:t>
      </w:r>
    </w:p>
    <w:p w:rsidRPr="006853CD" w:rsidR="006853CD" w:rsidP="11502018" w:rsidRDefault="006853CD" w14:paraId="1DCF3FC6"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Moore, A. (2019). Protocol for CRB-G genetic detection. </w:t>
      </w:r>
      <w:r w:rsidRPr="11502018" w:rsidR="006853CD">
        <w:rPr>
          <w:rFonts w:ascii="Times New Roman" w:hAnsi="Times New Roman" w:cs="Times New Roman"/>
          <w:i w:val="1"/>
          <w:iCs w:val="1"/>
        </w:rPr>
        <w:t>USDA-APHIS Laboratory Manual</w:t>
      </w:r>
      <w:r w:rsidRPr="11502018" w:rsidR="006853CD">
        <w:rPr>
          <w:rFonts w:ascii="Times New Roman" w:hAnsi="Times New Roman" w:cs="Times New Roman"/>
        </w:rPr>
        <w:t>.</w:t>
      </w:r>
    </w:p>
    <w:p w:rsidRPr="006853CD" w:rsidR="006853CD" w:rsidP="11502018" w:rsidRDefault="006853CD" w14:paraId="32CE42C8"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Moore, A., &amp; Jackson, T. A. (2020). </w:t>
      </w:r>
      <w:r w:rsidRPr="11502018" w:rsidR="006853CD">
        <w:rPr>
          <w:rFonts w:ascii="Times New Roman" w:hAnsi="Times New Roman" w:cs="Times New Roman"/>
        </w:rPr>
        <w:t>Nudivirus</w:t>
      </w:r>
      <w:r w:rsidRPr="11502018" w:rsidR="006853CD">
        <w:rPr>
          <w:rFonts w:ascii="Times New Roman" w:hAnsi="Times New Roman" w:cs="Times New Roman"/>
        </w:rPr>
        <w:t xml:space="preserve"> resistance mechanisms in CRB-G. </w:t>
      </w:r>
      <w:r w:rsidRPr="11502018" w:rsidR="006853CD">
        <w:rPr>
          <w:rFonts w:ascii="Times New Roman" w:hAnsi="Times New Roman" w:cs="Times New Roman"/>
          <w:i w:val="1"/>
          <w:iCs w:val="1"/>
        </w:rPr>
        <w:t>Virology Journal</w:t>
      </w:r>
      <w:r w:rsidRPr="11502018" w:rsidR="006853CD">
        <w:rPr>
          <w:rFonts w:ascii="Times New Roman" w:hAnsi="Times New Roman" w:cs="Times New Roman"/>
        </w:rPr>
        <w:t>, 17, 162.</w:t>
      </w:r>
    </w:p>
    <w:p w:rsidRPr="006853CD" w:rsidR="006853CD" w:rsidP="11502018" w:rsidRDefault="006853CD" w14:paraId="2DE4C0CF"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Murphy, S. T. (2014). Ecological impacts of invasive </w:t>
      </w:r>
      <w:r w:rsidRPr="11502018" w:rsidR="006853CD">
        <w:rPr>
          <w:rFonts w:ascii="Times New Roman" w:hAnsi="Times New Roman" w:cs="Times New Roman"/>
          <w:i w:val="1"/>
          <w:iCs w:val="1"/>
        </w:rPr>
        <w:t>Oryctes</w:t>
      </w:r>
      <w:r w:rsidRPr="11502018" w:rsidR="006853CD">
        <w:rPr>
          <w:rFonts w:ascii="Times New Roman" w:hAnsi="Times New Roman" w:cs="Times New Roman"/>
        </w:rPr>
        <w:t xml:space="preserve"> beetles in tropical environments. </w:t>
      </w:r>
      <w:r w:rsidRPr="11502018" w:rsidR="006853CD">
        <w:rPr>
          <w:rFonts w:ascii="Times New Roman" w:hAnsi="Times New Roman" w:cs="Times New Roman"/>
          <w:i w:val="1"/>
          <w:iCs w:val="1"/>
        </w:rPr>
        <w:t>Biological Invasions</w:t>
      </w:r>
      <w:r w:rsidRPr="11502018" w:rsidR="006853CD">
        <w:rPr>
          <w:rFonts w:ascii="Times New Roman" w:hAnsi="Times New Roman" w:cs="Times New Roman"/>
        </w:rPr>
        <w:t>, 16(5), 1097–1110.</w:t>
      </w:r>
    </w:p>
    <w:p w:rsidRPr="006853CD" w:rsidR="006853CD" w:rsidP="11502018" w:rsidRDefault="006853CD" w14:paraId="3BC589FC"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OEPP/EPPO. (2021).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rhinoceros</w:t>
      </w:r>
      <w:r w:rsidRPr="11502018" w:rsidR="006853CD">
        <w:rPr>
          <w:rFonts w:ascii="Times New Roman" w:hAnsi="Times New Roman" w:cs="Times New Roman"/>
        </w:rPr>
        <w:t xml:space="preserve"> data sheet. European and Mediterranean Plant Protection Organization.</w:t>
      </w:r>
    </w:p>
    <w:p w:rsidRPr="006853CD" w:rsidR="006853CD" w:rsidP="11502018" w:rsidRDefault="006853CD" w14:paraId="244B58A6"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Pacific Community (SPC). (2022). </w:t>
      </w:r>
      <w:r w:rsidRPr="11502018" w:rsidR="006853CD">
        <w:rPr>
          <w:rFonts w:ascii="Times New Roman" w:hAnsi="Times New Roman" w:cs="Times New Roman"/>
          <w:i w:val="1"/>
          <w:iCs w:val="1"/>
        </w:rPr>
        <w:t>CRB Regional Response Plan</w:t>
      </w:r>
      <w:r w:rsidRPr="11502018" w:rsidR="006853CD">
        <w:rPr>
          <w:rFonts w:ascii="Times New Roman" w:hAnsi="Times New Roman" w:cs="Times New Roman"/>
        </w:rPr>
        <w:t>.</w:t>
      </w:r>
    </w:p>
    <w:p w:rsidRPr="006853CD" w:rsidR="006853CD" w:rsidP="11502018" w:rsidRDefault="006853CD" w14:paraId="79949272"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Paudel, S., &amp; Prasad, P. V. (2022). Temperature-dependent development of CRB. </w:t>
      </w:r>
      <w:r w:rsidRPr="11502018" w:rsidR="006853CD">
        <w:rPr>
          <w:rFonts w:ascii="Times New Roman" w:hAnsi="Times New Roman" w:cs="Times New Roman"/>
          <w:i w:val="1"/>
          <w:iCs w:val="1"/>
        </w:rPr>
        <w:t>Environmental Entomology</w:t>
      </w:r>
      <w:r w:rsidRPr="11502018" w:rsidR="006853CD">
        <w:rPr>
          <w:rFonts w:ascii="Times New Roman" w:hAnsi="Times New Roman" w:cs="Times New Roman"/>
        </w:rPr>
        <w:t>, 51(1), 232–242.</w:t>
      </w:r>
    </w:p>
    <w:p w:rsidRPr="006853CD" w:rsidR="006853CD" w:rsidP="11502018" w:rsidRDefault="006853CD" w14:paraId="53C31DD1"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Reddy, G. V. (2015). Integrated pest management strategies for coconut </w:t>
      </w:r>
      <w:r w:rsidRPr="11502018" w:rsidR="006853CD">
        <w:rPr>
          <w:rFonts w:ascii="Times New Roman" w:hAnsi="Times New Roman" w:cs="Times New Roman"/>
        </w:rPr>
        <w:t>rhinoceros</w:t>
      </w:r>
      <w:r w:rsidRPr="11502018" w:rsidR="006853CD">
        <w:rPr>
          <w:rFonts w:ascii="Times New Roman" w:hAnsi="Times New Roman" w:cs="Times New Roman"/>
        </w:rPr>
        <w:t xml:space="preserve"> beetle. </w:t>
      </w:r>
      <w:r w:rsidRPr="11502018" w:rsidR="006853CD">
        <w:rPr>
          <w:rFonts w:ascii="Times New Roman" w:hAnsi="Times New Roman" w:cs="Times New Roman"/>
          <w:i w:val="1"/>
          <w:iCs w:val="1"/>
        </w:rPr>
        <w:t>Pest Management Science</w:t>
      </w:r>
      <w:r w:rsidRPr="11502018" w:rsidR="006853CD">
        <w:rPr>
          <w:rFonts w:ascii="Times New Roman" w:hAnsi="Times New Roman" w:cs="Times New Roman"/>
        </w:rPr>
        <w:t>, 71(8), 1093–1102.</w:t>
      </w:r>
    </w:p>
    <w:p w:rsidRPr="006853CD" w:rsidR="006853CD" w:rsidP="11502018" w:rsidRDefault="006853CD" w14:paraId="7F5BC53F"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Rozen, D. (2019). Behavioral ecology of </w:t>
      </w:r>
      <w:r w:rsidRPr="11502018" w:rsidR="006853CD">
        <w:rPr>
          <w:rFonts w:ascii="Times New Roman" w:hAnsi="Times New Roman" w:cs="Times New Roman"/>
          <w:i w:val="1"/>
          <w:iCs w:val="1"/>
        </w:rPr>
        <w:t>Oryctes</w:t>
      </w:r>
      <w:r w:rsidRPr="11502018" w:rsidR="006853CD">
        <w:rPr>
          <w:rFonts w:ascii="Times New Roman" w:hAnsi="Times New Roman" w:cs="Times New Roman"/>
          <w:i w:val="1"/>
          <w:iCs w:val="1"/>
        </w:rPr>
        <w:t xml:space="preserve"> </w:t>
      </w:r>
      <w:r w:rsidRPr="11502018" w:rsidR="006853CD">
        <w:rPr>
          <w:rFonts w:ascii="Times New Roman" w:hAnsi="Times New Roman" w:cs="Times New Roman"/>
          <w:i w:val="1"/>
          <w:iCs w:val="1"/>
        </w:rPr>
        <w:t>rhinoceros</w:t>
      </w:r>
      <w:r w:rsidRPr="11502018" w:rsidR="006853CD">
        <w:rPr>
          <w:rFonts w:ascii="Times New Roman" w:hAnsi="Times New Roman" w:cs="Times New Roman"/>
        </w:rPr>
        <w:t xml:space="preserve"> adults. </w:t>
      </w:r>
      <w:r w:rsidRPr="11502018" w:rsidR="006853CD">
        <w:rPr>
          <w:rFonts w:ascii="Times New Roman" w:hAnsi="Times New Roman" w:cs="Times New Roman"/>
          <w:i w:val="1"/>
          <w:iCs w:val="1"/>
        </w:rPr>
        <w:t>Ecology and Evolution</w:t>
      </w:r>
      <w:r w:rsidRPr="11502018" w:rsidR="006853CD">
        <w:rPr>
          <w:rFonts w:ascii="Times New Roman" w:hAnsi="Times New Roman" w:cs="Times New Roman"/>
        </w:rPr>
        <w:t>, 9(14), 8355–8368.</w:t>
      </w:r>
    </w:p>
    <w:p w:rsidRPr="006853CD" w:rsidR="006853CD" w:rsidP="11502018" w:rsidRDefault="006853CD" w14:paraId="7EAAF86B"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Sallam, M. N. &amp; Allwood, A. (2004). Management of CRB in Pacific nations. </w:t>
      </w:r>
      <w:r w:rsidRPr="11502018" w:rsidR="006853CD">
        <w:rPr>
          <w:rFonts w:ascii="Times New Roman" w:hAnsi="Times New Roman" w:cs="Times New Roman"/>
          <w:i w:val="1"/>
          <w:iCs w:val="1"/>
        </w:rPr>
        <w:t>FAO Technical Bulletin</w:t>
      </w:r>
      <w:r w:rsidRPr="11502018" w:rsidR="006853CD">
        <w:rPr>
          <w:rFonts w:ascii="Times New Roman" w:hAnsi="Times New Roman" w:cs="Times New Roman"/>
        </w:rPr>
        <w:t>.</w:t>
      </w:r>
    </w:p>
    <w:p w:rsidRPr="006853CD" w:rsidR="006853CD" w:rsidP="11502018" w:rsidRDefault="006853CD" w14:paraId="00092EB7" w14:textId="44F919A4">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Schmaedick</w:t>
      </w:r>
      <w:r w:rsidRPr="11502018" w:rsidR="006853CD">
        <w:rPr>
          <w:rFonts w:ascii="Times New Roman" w:hAnsi="Times New Roman" w:cs="Times New Roman"/>
        </w:rPr>
        <w:t xml:space="preserve">, M. A. (2020). Incursions and eradication attempt of CRB in Samoa. </w:t>
      </w:r>
      <w:r w:rsidRPr="11502018" w:rsidR="006853CD">
        <w:rPr>
          <w:rFonts w:ascii="Times New Roman" w:hAnsi="Times New Roman" w:cs="Times New Roman"/>
          <w:i w:val="1"/>
          <w:iCs w:val="1"/>
        </w:rPr>
        <w:t>Pacific Insects Research</w:t>
      </w:r>
      <w:r w:rsidRPr="11502018" w:rsidR="006853CD">
        <w:rPr>
          <w:rFonts w:ascii="Times New Roman" w:hAnsi="Times New Roman" w:cs="Times New Roman"/>
        </w:rPr>
        <w:t>, 44(3), 145–157.</w:t>
      </w:r>
    </w:p>
    <w:p w:rsidRPr="006853CD" w:rsidR="006853CD" w:rsidP="11502018" w:rsidRDefault="006853CD" w14:paraId="7B51D01C"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University of Hawaii CTAHR. (2023). </w:t>
      </w:r>
      <w:r w:rsidRPr="11502018" w:rsidR="006853CD">
        <w:rPr>
          <w:rFonts w:ascii="Times New Roman" w:hAnsi="Times New Roman" w:cs="Times New Roman"/>
          <w:i w:val="1"/>
          <w:iCs w:val="1"/>
        </w:rPr>
        <w:t>CRB Identification, Biology, and Management Guide</w:t>
      </w:r>
      <w:r w:rsidRPr="11502018" w:rsidR="006853CD">
        <w:rPr>
          <w:rFonts w:ascii="Times New Roman" w:hAnsi="Times New Roman" w:cs="Times New Roman"/>
        </w:rPr>
        <w:t>.</w:t>
      </w:r>
    </w:p>
    <w:p w:rsidRPr="006853CD" w:rsidR="006853CD" w:rsidP="11502018" w:rsidRDefault="006853CD" w14:paraId="0CA9B3C5" w14:textId="77777777">
      <w:pPr>
        <w:numPr>
          <w:ilvl w:val="0"/>
          <w:numId w:val="1"/>
        </w:numPr>
        <w:spacing w:after="0" w:line="240" w:lineRule="auto"/>
        <w:rPr>
          <w:rFonts w:ascii="Times New Roman" w:hAnsi="Times New Roman" w:cs="Times New Roman"/>
        </w:rPr>
      </w:pPr>
      <w:r w:rsidRPr="11502018" w:rsidR="006853CD">
        <w:rPr>
          <w:rFonts w:ascii="Times New Roman" w:hAnsi="Times New Roman" w:cs="Times New Roman"/>
        </w:rPr>
        <w:t xml:space="preserve">USDA-APHIS. (2015). </w:t>
      </w:r>
      <w:r w:rsidRPr="11502018" w:rsidR="006853CD">
        <w:rPr>
          <w:rFonts w:ascii="Times New Roman" w:hAnsi="Times New Roman" w:cs="Times New Roman"/>
          <w:i w:val="1"/>
          <w:iCs w:val="1"/>
        </w:rPr>
        <w:t>Coconut Rhinoceros Beetle Response Guidelines</w:t>
      </w:r>
      <w:r w:rsidRPr="11502018" w:rsidR="006853CD">
        <w:rPr>
          <w:rFonts w:ascii="Times New Roman" w:hAnsi="Times New Roman" w:cs="Times New Roman"/>
        </w:rPr>
        <w:t>.</w:t>
      </w:r>
    </w:p>
    <w:p w:rsidRPr="006853CD" w:rsidR="00253B3B" w:rsidP="11502018" w:rsidRDefault="00253B3B" w14:paraId="1C3500A5" w14:textId="28F92379">
      <w:pPr>
        <w:spacing w:after="0" w:line="240" w:lineRule="auto"/>
        <w:rPr>
          <w:rFonts w:ascii="Times New Roman" w:hAnsi="Times New Roman" w:cs="Times New Roman"/>
        </w:rPr>
      </w:pPr>
    </w:p>
    <w:p w:rsidRPr="006853CD" w:rsidR="00253B3B" w:rsidP="11502018" w:rsidRDefault="00253B3B" w14:paraId="38667F40" w14:textId="77777777">
      <w:pPr>
        <w:spacing w:after="0" w:line="240" w:lineRule="auto"/>
        <w:rPr>
          <w:rFonts w:ascii="Times New Roman" w:hAnsi="Times New Roman" w:cs="Times New Roman"/>
        </w:rPr>
      </w:pPr>
    </w:p>
    <w:p w:rsidRPr="006853CD" w:rsidR="00253B3B" w:rsidP="11502018" w:rsidRDefault="00253B3B" w14:paraId="3CF4AAFD" w14:textId="3A2C4CB0">
      <w:pPr>
        <w:spacing w:after="0" w:line="240" w:lineRule="auto"/>
        <w:rPr>
          <w:rFonts w:ascii="Times New Roman" w:hAnsi="Times New Roman" w:cs="Times New Roman"/>
        </w:rPr>
      </w:pPr>
    </w:p>
    <w:sectPr w:rsidRPr="006853CD" w:rsidR="00253B3B" w:rsidSect="00544596">
      <w:headerReference w:type="first" r:id="rId10"/>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6B2F" w:rsidP="00544596" w:rsidRDefault="001B6B2F" w14:paraId="27382DE3" w14:textId="77777777">
      <w:pPr>
        <w:spacing w:after="0" w:line="240" w:lineRule="auto"/>
      </w:pPr>
      <w:r>
        <w:separator/>
      </w:r>
    </w:p>
  </w:endnote>
  <w:endnote w:type="continuationSeparator" w:id="0">
    <w:p w:rsidR="001B6B2F" w:rsidP="00544596" w:rsidRDefault="001B6B2F" w14:paraId="471700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6B2F" w:rsidP="00544596" w:rsidRDefault="001B6B2F" w14:paraId="439B6C95" w14:textId="77777777">
      <w:pPr>
        <w:spacing w:after="0" w:line="240" w:lineRule="auto"/>
      </w:pPr>
      <w:r>
        <w:separator/>
      </w:r>
    </w:p>
  </w:footnote>
  <w:footnote w:type="continuationSeparator" w:id="0">
    <w:p w:rsidR="001B6B2F" w:rsidP="00544596" w:rsidRDefault="001B6B2F" w14:paraId="19370C1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853CD" w:rsidR="00544596" w:rsidP="00544596" w:rsidRDefault="00544596" w14:paraId="0BE6E7F6" w14:textId="77777777">
    <w:pPr>
      <w:rPr>
        <w:rFonts w:ascii="Times New Roman" w:hAnsi="Times New Roman" w:cs="Times New Roman"/>
      </w:rPr>
    </w:pPr>
    <w:r w:rsidRPr="006853CD">
      <w:rPr>
        <w:rFonts w:ascii="Times New Roman" w:hAnsi="Times New Roman" w:cs="Times New Roman"/>
        <w:b/>
        <w:bCs/>
      </w:rPr>
      <w:t>The Coconut Rhinoceros Beetle (</w:t>
    </w:r>
    <w:proofErr w:type="spellStart"/>
    <w:r w:rsidRPr="006853CD">
      <w:rPr>
        <w:rFonts w:ascii="Times New Roman" w:hAnsi="Times New Roman" w:cs="Times New Roman"/>
        <w:b/>
        <w:bCs/>
      </w:rPr>
      <w:t>Oryctes</w:t>
    </w:r>
    <w:proofErr w:type="spellEnd"/>
    <w:r w:rsidRPr="006853CD">
      <w:rPr>
        <w:rFonts w:ascii="Times New Roman" w:hAnsi="Times New Roman" w:cs="Times New Roman"/>
        <w:b/>
        <w:bCs/>
      </w:rPr>
      <w:t xml:space="preserve"> rhinoceros): A Comprehensive Review of Biology, Impact, Management, and Global Research Resources</w:t>
    </w:r>
  </w:p>
  <w:p w:rsidR="00544596" w:rsidRDefault="00544596" w14:paraId="5591A8B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3b5e0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B809A4"/>
    <w:multiLevelType w:val="multilevel"/>
    <w:tmpl w:val="2654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
    <w:abstractNumId w:val="1"/>
  </w:num>
  <w:num w:numId="1" w16cid:durableId="17669217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mith-Herron, Autumn">
    <w15:presenceInfo w15:providerId="AD" w15:userId="S::ajs029@SHSU.EDU::f9411e43-3b6d-4439-aa87-a5858924c61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B3B"/>
    <w:rsid w:val="000919D5"/>
    <w:rsid w:val="00132B19"/>
    <w:rsid w:val="001B6B2F"/>
    <w:rsid w:val="001D7ABC"/>
    <w:rsid w:val="001F5B73"/>
    <w:rsid w:val="00253B3B"/>
    <w:rsid w:val="00302485"/>
    <w:rsid w:val="00500EB6"/>
    <w:rsid w:val="00540896"/>
    <w:rsid w:val="00544596"/>
    <w:rsid w:val="0056510E"/>
    <w:rsid w:val="006853CD"/>
    <w:rsid w:val="006A0C92"/>
    <w:rsid w:val="00922A75"/>
    <w:rsid w:val="0097521B"/>
    <w:rsid w:val="00C26A57"/>
    <w:rsid w:val="00EE33BF"/>
    <w:rsid w:val="00F01E81"/>
    <w:rsid w:val="00F533E9"/>
    <w:rsid w:val="038E8C9D"/>
    <w:rsid w:val="11502018"/>
    <w:rsid w:val="1E19BB82"/>
    <w:rsid w:val="216F4A2E"/>
    <w:rsid w:val="24EA5CDE"/>
    <w:rsid w:val="3E3D9ACF"/>
    <w:rsid w:val="4FFFCCC1"/>
    <w:rsid w:val="565DE60B"/>
    <w:rsid w:val="58C45076"/>
    <w:rsid w:val="73034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68D2D"/>
  <w15:chartTrackingRefBased/>
  <w15:docId w15:val="{ACD7864A-9558-B24E-9FF3-C57890C65A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53B3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B3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B3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3B3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53B3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53B3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53B3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53B3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53B3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53B3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53B3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53B3B"/>
    <w:rPr>
      <w:rFonts w:eastAsiaTheme="majorEastAsia" w:cstheme="majorBidi"/>
      <w:color w:val="272727" w:themeColor="text1" w:themeTint="D8"/>
    </w:rPr>
  </w:style>
  <w:style w:type="paragraph" w:styleId="Title">
    <w:name w:val="Title"/>
    <w:basedOn w:val="Normal"/>
    <w:next w:val="Normal"/>
    <w:link w:val="TitleChar"/>
    <w:uiPriority w:val="10"/>
    <w:qFormat/>
    <w:rsid w:val="00253B3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53B3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53B3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53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B3B"/>
    <w:pPr>
      <w:spacing w:before="160"/>
      <w:jc w:val="center"/>
    </w:pPr>
    <w:rPr>
      <w:i/>
      <w:iCs/>
      <w:color w:val="404040" w:themeColor="text1" w:themeTint="BF"/>
    </w:rPr>
  </w:style>
  <w:style w:type="character" w:styleId="QuoteChar" w:customStyle="1">
    <w:name w:val="Quote Char"/>
    <w:basedOn w:val="DefaultParagraphFont"/>
    <w:link w:val="Quote"/>
    <w:uiPriority w:val="29"/>
    <w:rsid w:val="00253B3B"/>
    <w:rPr>
      <w:i/>
      <w:iCs/>
      <w:color w:val="404040" w:themeColor="text1" w:themeTint="BF"/>
    </w:rPr>
  </w:style>
  <w:style w:type="paragraph" w:styleId="ListParagraph">
    <w:name w:val="List Paragraph"/>
    <w:basedOn w:val="Normal"/>
    <w:uiPriority w:val="34"/>
    <w:qFormat/>
    <w:rsid w:val="00253B3B"/>
    <w:pPr>
      <w:ind w:left="720"/>
      <w:contextualSpacing/>
    </w:pPr>
  </w:style>
  <w:style w:type="character" w:styleId="IntenseEmphasis">
    <w:name w:val="Intense Emphasis"/>
    <w:basedOn w:val="DefaultParagraphFont"/>
    <w:uiPriority w:val="21"/>
    <w:qFormat/>
    <w:rsid w:val="00253B3B"/>
    <w:rPr>
      <w:i/>
      <w:iCs/>
      <w:color w:val="0F4761" w:themeColor="accent1" w:themeShade="BF"/>
    </w:rPr>
  </w:style>
  <w:style w:type="paragraph" w:styleId="IntenseQuote">
    <w:name w:val="Intense Quote"/>
    <w:basedOn w:val="Normal"/>
    <w:next w:val="Normal"/>
    <w:link w:val="IntenseQuoteChar"/>
    <w:uiPriority w:val="30"/>
    <w:qFormat/>
    <w:rsid w:val="00253B3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53B3B"/>
    <w:rPr>
      <w:i/>
      <w:iCs/>
      <w:color w:val="0F4761" w:themeColor="accent1" w:themeShade="BF"/>
    </w:rPr>
  </w:style>
  <w:style w:type="character" w:styleId="IntenseReference">
    <w:name w:val="Intense Reference"/>
    <w:basedOn w:val="DefaultParagraphFont"/>
    <w:uiPriority w:val="32"/>
    <w:qFormat/>
    <w:rsid w:val="00253B3B"/>
    <w:rPr>
      <w:b/>
      <w:bCs/>
      <w:smallCaps/>
      <w:color w:val="0F4761" w:themeColor="accent1" w:themeShade="BF"/>
      <w:spacing w:val="5"/>
    </w:rPr>
  </w:style>
  <w:style w:type="paragraph" w:styleId="Header">
    <w:name w:val="header"/>
    <w:basedOn w:val="Normal"/>
    <w:link w:val="HeaderChar"/>
    <w:uiPriority w:val="99"/>
    <w:unhideWhenUsed/>
    <w:rsid w:val="0054459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4596"/>
  </w:style>
  <w:style w:type="paragraph" w:styleId="Footer">
    <w:name w:val="footer"/>
    <w:basedOn w:val="Normal"/>
    <w:link w:val="FooterChar"/>
    <w:uiPriority w:val="99"/>
    <w:unhideWhenUsed/>
    <w:rsid w:val="00544596"/>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4596"/>
  </w:style>
  <w:style w:type="paragraph" w:styleId="Revision">
    <w:name w:val="Revision"/>
    <w:hidden/>
    <w:uiPriority w:val="99"/>
    <w:semiHidden/>
    <w:rsid w:val="00544596"/>
    <w:pPr>
      <w:spacing w:after="0" w:line="240" w:lineRule="auto"/>
    </w:pPr>
  </w:style>
  <w:style w:type="paragraph" w:styleId="NormalWeb">
    <w:name w:val="Normal (Web)"/>
    <w:basedOn w:val="Normal"/>
    <w:uiPriority w:val="99"/>
    <w:semiHidden/>
    <w:unhideWhenUsed/>
    <w:rsid w:val="001D7A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28649">
      <w:bodyDiv w:val="1"/>
      <w:marLeft w:val="0"/>
      <w:marRight w:val="0"/>
      <w:marTop w:val="0"/>
      <w:marBottom w:val="0"/>
      <w:divBdr>
        <w:top w:val="none" w:sz="0" w:space="0" w:color="auto"/>
        <w:left w:val="none" w:sz="0" w:space="0" w:color="auto"/>
        <w:bottom w:val="none" w:sz="0" w:space="0" w:color="auto"/>
        <w:right w:val="none" w:sz="0" w:space="0" w:color="auto"/>
      </w:divBdr>
    </w:div>
    <w:div w:id="188733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people" Target="peop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14CC76-C421-4F89-9FFD-58406085C23B}">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customXml/itemProps2.xml><?xml version="1.0" encoding="utf-8"?>
<ds:datastoreItem xmlns:ds="http://schemas.openxmlformats.org/officeDocument/2006/customXml" ds:itemID="{6971C45E-A71D-49B6-9B04-8848FA9850CF}">
  <ds:schemaRefs>
    <ds:schemaRef ds:uri="http://schemas.microsoft.com/sharepoint/v3/contenttype/forms"/>
  </ds:schemaRefs>
</ds:datastoreItem>
</file>

<file path=customXml/itemProps3.xml><?xml version="1.0" encoding="utf-8"?>
<ds:datastoreItem xmlns:ds="http://schemas.openxmlformats.org/officeDocument/2006/customXml" ds:itemID="{3CF1D8D2-48AF-431B-876D-DA007D44C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Nelly Okotie</dc:creator>
  <keywords/>
  <dc:description/>
  <lastModifiedBy>Mares, Rhianna</lastModifiedBy>
  <revision>12</revision>
  <dcterms:created xsi:type="dcterms:W3CDTF">2025-11-18T13:49:00.0000000Z</dcterms:created>
  <dcterms:modified xsi:type="dcterms:W3CDTF">2026-04-14T18:58:42.0398867Z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y fmtid="{D5CDD505-2E9C-101B-9397-08002B2CF9AE}" pid="3" name="MediaServiceImageTags">
    <vt:lpwstr/>
  </property>
</Properties>
</file>